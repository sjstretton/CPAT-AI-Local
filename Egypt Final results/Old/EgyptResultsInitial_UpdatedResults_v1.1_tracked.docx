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8E0E" w14:textId="77777777" w:rsidR="005B5075" w:rsidRPr="00B35FCF" w:rsidRDefault="005B5075" w:rsidP="005B5075">
      <w:pPr>
        <w:spacing w:afterLines="120" w:after="288" w:line="250" w:lineRule="auto"/>
        <w:rPr>
          <w:rFonts w:eastAsia="Segoe UI" w:cs="Segoe UI"/>
          <w:color w:val="77206D" w:themeColor="accent5" w:themeShade="BF"/>
        </w:rPr>
      </w:pPr>
    </w:p>
    <w:p w14:paraId="1B417E4A" w14:textId="77777777" w:rsidR="005B5075" w:rsidRPr="00B35FCF" w:rsidRDefault="005B5075" w:rsidP="005B5075">
      <w:pPr>
        <w:pStyle w:val="Caption"/>
        <w:keepNext/>
        <w:spacing w:after="0" w:line="250" w:lineRule="auto"/>
        <w:jc w:val="center"/>
      </w:pPr>
      <w:r w:rsidRPr="00B35FCF">
        <w:t xml:space="preserve">Table 2. Simulated outcomes </w:t>
      </w:r>
      <w:r>
        <w:t xml:space="preserve">of carbon policy scenarios </w:t>
      </w:r>
      <w:r w:rsidRPr="00B35FCF">
        <w:t>for Egypt</w:t>
      </w:r>
    </w:p>
    <w:tbl>
      <w:tblPr>
        <w:tblW w:w="5068" w:type="pct"/>
        <w:tblInd w:w="-185" w:type="dxa"/>
        <w:tblLook w:val="0600" w:firstRow="0" w:lastRow="0" w:firstColumn="0" w:lastColumn="0" w:noHBand="1" w:noVBand="1"/>
      </w:tblPr>
      <w:tblGrid>
        <w:gridCol w:w="462"/>
        <w:gridCol w:w="2596"/>
        <w:gridCol w:w="1554"/>
        <w:gridCol w:w="1090"/>
        <w:gridCol w:w="995"/>
        <w:gridCol w:w="975"/>
        <w:gridCol w:w="1112"/>
        <w:gridCol w:w="1104"/>
        <w:gridCol w:w="1081"/>
        <w:gridCol w:w="1168"/>
        <w:gridCol w:w="989"/>
      </w:tblGrid>
      <w:tr w:rsidR="005B5075" w:rsidRPr="00A75475" w14:paraId="2C4E10B3" w14:textId="77777777" w:rsidTr="0013538E">
        <w:trPr>
          <w:trHeight w:val="1649"/>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A969022"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Code</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D244B7B" w14:textId="77777777" w:rsidR="005B5075" w:rsidRPr="00B35FCF" w:rsidRDefault="005B5075" w:rsidP="0013538E">
            <w:pPr>
              <w:spacing w:after="0" w:line="240" w:lineRule="auto"/>
              <w:jc w:val="left"/>
              <w:rPr>
                <w:rFonts w:eastAsia="Aptos" w:cs="Segoe UI"/>
                <w:b/>
                <w:bCs/>
                <w:color w:val="0078F0"/>
                <w:sz w:val="18"/>
                <w:szCs w:val="18"/>
              </w:rPr>
            </w:pPr>
            <w:del w:id="70001" w:author="Stephen Stretton" w:date="2026-10-05T12:00:00Z">
              <w:r>
                <w:rPr>
                  <w:rFonts w:eastAsia="Aptos" w:cs="Segoe UI"/>
                  <w:b/>
                  <w:bCs/>
                  <w:color w:val="0078F0"/>
                  <w:sz w:val="18"/>
                  <w:szCs w:val="18"/>
                </w:rPr>
                <w:delText xml:space="preserve">Policy bundle</w:delText>
              </w:r>
            </w:del>
            <w:ins w:id="70002" w:author="Stephen Stretton" w:date="2026-10-05T12:00:00Z">
              <w:r>
                <w:rPr>
                  <w:rFonts w:eastAsia="Aptos" w:cs="Segoe UI"/>
                  <w:b/>
                  <w:bCs/>
                  <w:color w:val="0078F0"/>
                  <w:sz w:val="18"/>
                  <w:szCs w:val="18"/>
                </w:rPr>
                <w:t xml:space="preserve">Policy scenario</w:t>
              </w:r>
            </w:ins>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4709370"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Implementation in CPAT/Adjustment to CPAT Scenario</w:t>
            </w:r>
          </w:p>
        </w:tc>
        <w:tc>
          <w:tcPr>
            <w:tcW w:w="43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DD4FCCA"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Scenario assumptions (US</w:t>
            </w:r>
            <w:r w:rsidRPr="00A75475">
              <w:rPr>
                <w:rFonts w:eastAsia="Aptos" w:cs="Segoe UI"/>
                <w:b/>
                <w:bCs/>
                <w:color w:val="0078F0"/>
                <w:sz w:val="18"/>
                <w:szCs w:val="18"/>
              </w:rPr>
              <w:t>D</w:t>
            </w:r>
            <w:r w:rsidRPr="00B35FCF">
              <w:rPr>
                <w:rFonts w:eastAsia="Aptos" w:cs="Segoe UI"/>
                <w:b/>
                <w:bCs/>
                <w:color w:val="0078F0"/>
                <w:sz w:val="18"/>
                <w:szCs w:val="18"/>
              </w:rPr>
              <w:t>20 in 2030 for all)</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EF2A7B3"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Revenue Recycling Option</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4E18617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Carbon revenues raised (US</w:t>
            </w:r>
            <w:r w:rsidRPr="00A75475">
              <w:rPr>
                <w:rFonts w:eastAsia="Aptos" w:cs="Segoe UI"/>
                <w:b/>
                <w:bCs/>
                <w:color w:val="0078F0"/>
                <w:sz w:val="18"/>
                <w:szCs w:val="18"/>
              </w:rPr>
              <w:t>D</w:t>
            </w:r>
            <w:r w:rsidRPr="00B35FCF">
              <w:rPr>
                <w:rFonts w:eastAsia="Aptos" w:cs="Segoe UI"/>
                <w:b/>
                <w:bCs/>
                <w:color w:val="0078F0"/>
                <w:sz w:val="18"/>
                <w:szCs w:val="18"/>
              </w:rPr>
              <w:t xml:space="preserve"> billion)</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185FA0C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Estimated total emissions reductions (MtCO</w:t>
            </w:r>
            <w:r w:rsidRPr="00B35FCF">
              <w:rPr>
                <w:rFonts w:eastAsia="Aptos" w:cs="Segoe UI"/>
                <w:b/>
                <w:bCs/>
                <w:color w:val="0078F0"/>
                <w:sz w:val="18"/>
                <w:szCs w:val="18"/>
                <w:vertAlign w:val="subscript"/>
              </w:rPr>
              <w:t>2</w:t>
            </w:r>
            <w:r w:rsidRPr="00B35FCF">
              <w:rPr>
                <w:rFonts w:eastAsia="Aptos" w:cs="Segoe UI"/>
                <w:b/>
                <w:bCs/>
                <w:color w:val="0078F0"/>
                <w:sz w:val="18"/>
                <w:szCs w:val="18"/>
              </w:rPr>
              <w:t>)</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27A7622F"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 xml:space="preserve">CBAM coverage (</w:t>
            </w:r>
            <w:del w:id="50027" w:author="Stephen Stretton" w:date="2026-10-04T09:00:00Z">
              <w:r>
                <w:rPr>
                  <w:rFonts w:eastAsia="Aptos" w:cs="Segoe UI"/>
                  <w:b/>
                  <w:bCs/>
                  <w:color w:val="0078F0"/>
                  <w:sz w:val="18"/>
                  <w:szCs w:val="18"/>
                </w:rPr>
                <w:delText xml:space="preserve">% of CBAM sector emissions</w:delText>
              </w:r>
            </w:del>
            <w:ins w:id="50028" w:author="Stephen Stretton" w:date="2026-10-04T09:00:00Z">
              <w:r>
                <w:rPr>
                  <w:rFonts w:eastAsia="Aptos" w:cs="Segoe UI"/>
                  <w:b/>
                  <w:bCs/>
                  <w:color w:val="0078F0"/>
                  <w:sz w:val="18"/>
                  <w:szCs w:val="18"/>
                </w:rPr>
                <w:t xml:space="preserve">% of CBAM-sector emissions</w:t>
              </w:r>
            </w:ins>
            <w:r>
              <w:rPr>
                <w:rFonts w:eastAsia="Aptos" w:cs="Segoe UI"/>
                <w:b/>
                <w:bCs/>
                <w:color w:val="0078F0"/>
                <w:sz w:val="18"/>
                <w:szCs w:val="18"/>
              </w:rPr>
              <w:t xml:space="preserve">)</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B6E7CE4" w14:textId="77777777" w:rsidR="005B5075" w:rsidRPr="00B35FCF" w:rsidRDefault="005B5075" w:rsidP="0013538E">
            <w:pPr>
              <w:spacing w:after="0" w:line="240" w:lineRule="auto"/>
              <w:jc w:val="center"/>
              <w:rPr>
                <w:rFonts w:eastAsia="Aptos" w:cs="Segoe UI"/>
                <w:b/>
                <w:bCs/>
                <w:color w:val="0078F0"/>
                <w:sz w:val="18"/>
                <w:szCs w:val="18"/>
              </w:rPr>
            </w:pPr>
            <w:del w:id="50026" w:author="Stephen Stretton" w:date="2026-10-04T09:00:00Z">
              <w:r>
                <w:rPr>
                  <w:rFonts w:eastAsia="Aptos" w:cs="Segoe UI"/>
                  <w:b/>
                  <w:bCs/>
                  <w:color w:val="0078F0"/>
                  <w:sz w:val="18"/>
                  <w:szCs w:val="18"/>
                </w:rPr>
                <w:delText xml:space="preserve">Emis</w:delText>
              </w:r>
            </w:del>
            <w:del w:id="50025" w:author="Stephen Stretton" w:date="2026-10-04T09:00:00Z">
              <w:r>
                <w:rPr>
                  <w:rFonts w:eastAsia="Aptos" w:cs="Segoe UI"/>
                  <w:b/>
                  <w:bCs/>
                  <w:color w:val="0078F0"/>
                  <w:sz w:val="18"/>
                  <w:szCs w:val="18"/>
                </w:rPr>
                <w:delText xml:space="preserve">sion</w:delText>
              </w:r>
            </w:del>
            <w:del w:id="50023" w:author="Stephen Stretton" w:date="2026-10-04T09:00:00Z">
              <w:r>
                <w:rPr>
                  <w:rFonts w:eastAsia="Aptos" w:cs="Segoe UI"/>
                  <w:b/>
                  <w:bCs/>
                  <w:color w:val="0078F0"/>
                  <w:sz w:val="18"/>
                  <w:szCs w:val="18"/>
                </w:rPr>
                <w:delText xml:space="preserve"> intensity reduction, CBAM sectors</w:delText>
              </w:r>
            </w:del>
            <w:ins w:id="50024" w:author="Stephen Stretton" w:date="2026-10-04T09:00:00Z">
              <w:r>
                <w:rPr>
                  <w:rFonts w:eastAsia="Aptos" w:cs="Segoe UI"/>
                  <w:b/>
                  <w:bCs/>
                  <w:color w:val="0078F0"/>
                  <w:sz w:val="18"/>
                  <w:szCs w:val="18"/>
                </w:rPr>
                <w:t xml:space="preserve">CBAM-sector emission intensity reduction</w:t>
              </w:r>
            </w:ins>
            <w:r>
              <w:rPr>
                <w:rFonts w:eastAsia="Aptos" w:cs="Segoe UI"/>
                <w:b/>
                <w:bCs/>
                <w:color w:val="0078F0"/>
                <w:sz w:val="18"/>
                <w:szCs w:val="18"/>
              </w:rPr>
              <w:t xml:space="preserve"> (% of baseline)</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38BA0C2C"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 xml:space="preserve">CBAM obligations reduced</w:t>
            </w:r>
            <w:ins w:id="60031" w:author="Stephen Stretton" w:date="2026-10-04T12:00:00Z">
              <w:r>
                <w:rPr>
                  <w:rFonts w:eastAsia="Aptos" w:cs="Segoe UI"/>
                  <w:b/>
                  <w:bCs/>
                  <w:color w:val="0078F0"/>
                  <w:sz w:val="18"/>
                  <w:szCs w:val="18"/>
                </w:rPr>
                <w:t xml:space="preserve"> (% of baseline, 2030 CBAM phase-in)</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471C98D" w14:textId="77777777" w:rsidR="005B5075" w:rsidRPr="00A75475"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 xml:space="preserve"> Air pollution deaths avoided annually </w:t>
            </w:r>
          </w:p>
        </w:tc>
      </w:tr>
      <w:tr w:rsidR="005B5075" w:rsidRPr="00A75475" w14:paraId="10613215" w14:textId="77777777" w:rsidTr="0013538E">
        <w:trPr>
          <w:trHeight w:val="88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35AC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1A</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1E3D2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Comprehensive carbon levy:</w:t>
            </w:r>
            <w:r>
              <w:rPr>
                <w:rFonts w:eastAsia="Aptos" w:cs="Segoe UI"/>
                <w:color w:val="000000" w:themeColor="text1"/>
                <w:sz w:val="18"/>
                <w:szCs w:val="18"/>
              </w:rPr>
              <w:t xml:space="preserve"> upstream carbon price on </w:t>
            </w:r>
            <w:del w:id="60001" w:author="Stephen Stretton" w:date="2026-10-04T12:00:00Z">
              <w:r>
                <w:rPr>
                  <w:rFonts w:eastAsia="Aptos" w:cs="Segoe UI"/>
                  <w:color w:val="000000" w:themeColor="text1"/>
                  <w:sz w:val="18"/>
                  <w:szCs w:val="18"/>
                </w:rPr>
                <w:delText xml:space="preserve">all  fossil</w:delText>
              </w:r>
            </w:del>
            <w:ins w:id="60002" w:author="Stephen Stretton" w:date="2026-10-04T12:00:00Z">
              <w:r>
                <w:rPr>
                  <w:rFonts w:eastAsia="Aptos" w:cs="Segoe UI"/>
                  <w:color w:val="000000" w:themeColor="text1"/>
                  <w:sz w:val="18"/>
                  <w:szCs w:val="18"/>
                </w:rPr>
                <w:t xml:space="preserve">all fossil</w:t>
              </w:r>
            </w:ins>
            <w:r>
              <w:rPr>
                <w:rFonts w:eastAsia="Aptos" w:cs="Segoe UI"/>
                <w:color w:val="000000" w:themeColor="text1"/>
                <w:sz w:val="18"/>
                <w:szCs w:val="18"/>
              </w:rPr>
              <w:t xml:space="preserve"> fuel consumption</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downstream emissions in CBAM sectors only </w:t>
            </w:r>
            <w:r w:rsidRPr="00B35FCF">
              <w:rPr>
                <w:rFonts w:eastAsia="Aptos" w:cs="Segoe UI"/>
                <w:b/>
                <w:bCs/>
                <w:color w:val="000000" w:themeColor="text1"/>
                <w:sz w:val="18"/>
                <w:szCs w:val="18"/>
              </w:rPr>
              <w:t>+ recycling to (non-green) public investment</w:t>
            </w:r>
          </w:p>
        </w:tc>
        <w:tc>
          <w:tcPr>
            <w:tcW w:w="60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4D1D48ED"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 + CBAM process emissions ONLY (</w:t>
            </w:r>
            <w:del w:id="9069" w:author="Stephen Stretton" w:date="2026-10-02T19:15:11Z">
              <w:r w:rsidRPr="00B35FCF">
                <w:rPr>
                  <w:rFonts w:eastAsia="Aptos" w:cs="Segoe UI"/>
                  <w:color w:val="000000" w:themeColor="text1"/>
                  <w:sz w:val="18"/>
                  <w:szCs w:val="18"/>
                </w:rPr>
                <w:delText xml:space="preserve">72%</w:delText>
              </w:r>
            </w:del>
            <w:ins w:id="9070" w:author="Stephen Stretton" w:date="2026-10-02T19:15:11Z">
              <w:r>
                <w:rPr>
                  <w:rFonts w:eastAsia="Aptos" w:cs="Segoe UI"/>
                  <w:color w:val="000000" w:themeColor="text1"/>
                  <w:sz w:val="18"/>
                  <w:szCs w:val="18"/>
                </w:rPr>
                <w:t xml:space="preserve">63%</w:t>
              </w:r>
            </w:ins>
            <w:r>
              <w:rPr>
                <w:rFonts w:eastAsia="Aptos" w:cs="Segoe UI"/>
                <w:color w:val="000000" w:themeColor="text1"/>
                <w:sz w:val="18"/>
                <w:szCs w:val="18"/>
              </w:rPr>
              <w:t xml:space="preserve"> </w:t>
            </w:r>
            <w:del w:id="50033" w:author="Stephen Stretton" w:date="2026-10-04T09:00:00Z">
              <w:r>
                <w:rPr>
                  <w:rFonts w:eastAsia="Aptos" w:cs="Segoe UI"/>
                  <w:color w:val="000000" w:themeColor="text1"/>
                  <w:sz w:val="18"/>
                  <w:szCs w:val="18"/>
                </w:rPr>
                <w:delText xml:space="preserve">national GHGs covered</w:delText>
              </w:r>
            </w:del>
            <w:ins w:id="50034" w:author="Stephen Stretton" w:date="2026-10-04T09:00:00Z">
              <w:r>
                <w:rPr>
                  <w:rFonts w:eastAsia="Aptos" w:cs="Segoe UI"/>
                  <w:color w:val="000000" w:themeColor="text1"/>
                  <w:sz w:val="18"/>
                  <w:szCs w:val="18"/>
                </w:rPr>
                <w:t xml:space="preserve">national GHG emissions covered</w:t>
              </w:r>
            </w:ins>
            <w:r>
              <w:rPr>
                <w:rFonts w:eastAsia="Aptos" w:cs="Segoe UI"/>
                <w:color w:val="000000" w:themeColor="text1"/>
                <w:sz w:val="18"/>
                <w:szCs w:val="18"/>
              </w:rPr>
              <w:t xml:space="preserve">)</w:t>
            </w:r>
          </w:p>
        </w:tc>
        <w:tc>
          <w:tcPr>
            <w:tcW w:w="43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77838FA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Overall; 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 + separate US</w:t>
            </w:r>
            <w:r w:rsidRPr="00A75475">
              <w:rPr>
                <w:rFonts w:eastAsia="Aptos" w:cs="Segoe UI"/>
                <w:color w:val="000000" w:themeColor="text1"/>
                <w:sz w:val="18"/>
                <w:szCs w:val="18"/>
              </w:rPr>
              <w:t>D</w:t>
            </w:r>
            <w:r w:rsidRPr="00B35FCF">
              <w:rPr>
                <w:rFonts w:eastAsia="Aptos" w:cs="Segoe UI"/>
                <w:color w:val="000000" w:themeColor="text1"/>
                <w:sz w:val="18"/>
                <w:szCs w:val="18"/>
              </w:rPr>
              <w:t>20 fee in process emissions of CBAM sectors</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2BC90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CCAC18" w14:textId="77777777" w:rsidR="005B5075" w:rsidRPr="00B35FCF" w:rsidRDefault="005B5075" w:rsidP="0013538E">
            <w:pPr>
              <w:spacing w:after="0" w:line="240" w:lineRule="auto"/>
              <w:jc w:val="center"/>
              <w:rPr>
                <w:rFonts w:eastAsia="Aptos" w:cs="Segoe UI"/>
                <w:color w:val="000000" w:themeColor="text1"/>
                <w:sz w:val="18"/>
                <w:szCs w:val="18"/>
              </w:rPr>
            </w:pPr>
            <w:del w:id="9071" w:author="Stephen Stretton" w:date="2026-10-02T19:15:11Z">
              <w:r w:rsidRPr="00A75475">
                <w:rPr>
                  <w:rFonts w:eastAsia="Aptos" w:cs="Segoe UI"/>
                  <w:color w:val="000000" w:themeColor="text1"/>
                  <w:sz w:val="18"/>
                  <w:szCs w:val="18"/>
                </w:rPr>
                <w:delText>5.8</w:delText>
              </w:r>
            </w:del>
            <w:ins w:id="9072" w:author="Stephen Stretton" w:date="2026-10-02T19:15:11Z">
              <w:r>
                <w:rPr>
                  <w:rFonts w:eastAsia="Aptos" w:cs="Segoe UI"/>
                  <w:color w:val="000000" w:themeColor="text1"/>
                  <w:sz w:val="18"/>
                  <w:szCs w:val="18"/>
                </w:rPr>
                <w:t xml:space="preserve">6.9</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313A6" w14:textId="77777777" w:rsidR="005B5075" w:rsidRPr="00B35FCF" w:rsidRDefault="005B5075" w:rsidP="0013538E">
            <w:pPr>
              <w:spacing w:after="0" w:line="240" w:lineRule="auto"/>
              <w:jc w:val="center"/>
              <w:rPr>
                <w:rFonts w:eastAsia="Aptos" w:cs="Segoe UI"/>
                <w:b/>
                <w:bCs/>
                <w:color w:val="0078F0"/>
                <w:sz w:val="18"/>
                <w:szCs w:val="18"/>
              </w:rPr>
            </w:pPr>
            <w:del w:id="9073" w:author="Stephen Stretton" w:date="2026-10-02T19:15:11Z">
              <w:r w:rsidRPr="00B35FCF">
                <w:rPr>
                  <w:rFonts w:eastAsia="Aptos" w:cs="Segoe UI"/>
                  <w:color w:val="000000" w:themeColor="text1"/>
                  <w:sz w:val="18"/>
                  <w:szCs w:val="18"/>
                </w:rPr>
                <w:delText>-41.6</w:delText>
              </w:r>
            </w:del>
            <w:ins w:id="9074" w:author="Stephen Stretton" w:date="2026-10-02T19:15:11Z">
              <w:r>
                <w:rPr>
                  <w:rFonts w:eastAsia="Aptos" w:cs="Segoe UI"/>
                  <w:color w:val="000000" w:themeColor="text1"/>
                  <w:sz w:val="18"/>
                  <w:szCs w:val="18"/>
                </w:rPr>
                <w:t xml:space="preserve">-37.4</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5959B"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92E07" w14:textId="77777777" w:rsidR="005B5075" w:rsidRPr="00B35FCF" w:rsidRDefault="005B5075" w:rsidP="0013538E">
            <w:pPr>
              <w:spacing w:after="0" w:line="240" w:lineRule="auto"/>
              <w:jc w:val="center"/>
              <w:rPr>
                <w:rFonts w:eastAsia="Aptos" w:cs="Segoe UI"/>
                <w:b/>
                <w:bCs/>
                <w:color w:val="0078F0"/>
                <w:sz w:val="18"/>
                <w:szCs w:val="18"/>
              </w:rPr>
            </w:pPr>
            <w:del w:id="9075" w:author="Stephen Stretton" w:date="2026-10-02T19:15:11Z">
              <w:r w:rsidRPr="00B35FCF">
                <w:rPr>
                  <w:rFonts w:eastAsia="Aptos" w:cs="Segoe UI"/>
                  <w:color w:val="000000" w:themeColor="text1"/>
                  <w:sz w:val="18"/>
                  <w:szCs w:val="18"/>
                </w:rPr>
                <w:delText>-7.6%</w:delText>
              </w:r>
            </w:del>
            <w:ins w:id="9076" w:author="Stephen Stretton"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7B0C4" w14:textId="77777777" w:rsidR="005B5075" w:rsidRPr="00B35FCF" w:rsidRDefault="005B5075" w:rsidP="0013538E">
            <w:pPr>
              <w:spacing w:after="0" w:line="240" w:lineRule="auto"/>
              <w:jc w:val="center"/>
              <w:rPr>
                <w:rFonts w:eastAsia="Aptos" w:cs="Segoe UI"/>
                <w:b/>
                <w:bCs/>
                <w:color w:val="0078F0"/>
                <w:sz w:val="18"/>
                <w:szCs w:val="18"/>
              </w:rPr>
            </w:pPr>
            <w:del w:id="9077" w:author="Stephen Stretton" w:date="2026-10-02T19:15:11Z">
              <w:r w:rsidRPr="00B35FCF">
                <w:rPr>
                  <w:rFonts w:eastAsia="Aptos" w:cs="Segoe UI"/>
                  <w:color w:val="000000" w:themeColor="text1"/>
                  <w:sz w:val="18"/>
                  <w:szCs w:val="18"/>
                </w:rPr>
                <w:delText>-26.1%</w:delText>
              </w:r>
            </w:del>
            <w:ins w:id="9078" w:author="Stephen Stretton" w:date="2026-10-02T19:15:11Z">
              <w:r>
                <w:rPr>
                  <w:rFonts w:eastAsia="Aptos" w:cs="Segoe UI"/>
                  <w:color w:val="000000" w:themeColor="text1"/>
                  <w:sz w:val="18"/>
                  <w:szCs w:val="18"/>
                </w:rPr>
                <w:t xml:space="preserve">-44.2%</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50A19" w14:textId="77777777" w:rsidR="005B5075" w:rsidRPr="00A75475" w:rsidRDefault="005B5075" w:rsidP="0013538E">
            <w:pPr>
              <w:spacing w:after="0" w:line="240" w:lineRule="auto"/>
              <w:jc w:val="center"/>
              <w:rPr>
                <w:rFonts w:eastAsia="Aptos" w:cs="Segoe UI"/>
                <w:color w:val="000000" w:themeColor="text1"/>
                <w:sz w:val="18"/>
                <w:szCs w:val="18"/>
              </w:rPr>
            </w:pPr>
            <w:del w:id="9079" w:author="Stephen Stretton" w:date="2026-10-02T19:15:11Z">
              <w:r w:rsidRPr="00B35FCF">
                <w:rPr>
                  <w:rFonts w:eastAsia="Aptos" w:cs="Segoe UI"/>
                  <w:color w:val="000000" w:themeColor="text1"/>
                  <w:sz w:val="18"/>
                  <w:szCs w:val="18"/>
                </w:rPr>
                <w:delText>1,656</w:delText>
              </w:r>
            </w:del>
            <w:ins w:id="9080" w:author="Stephen Stretton" w:date="2026-10-02T19:15:11Z">
              <w:r>
                <w:rPr>
                  <w:rFonts w:eastAsia="Aptos" w:cs="Segoe UI"/>
                  <w:color w:val="000000" w:themeColor="text1"/>
                  <w:sz w:val="18"/>
                  <w:szCs w:val="18"/>
                </w:rPr>
                <w:t xml:space="preserve">1,501</w:t>
              </w:r>
            </w:ins>
          </w:p>
        </w:tc>
      </w:tr>
      <w:tr w:rsidR="005B5075" w:rsidRPr="00A75475" w14:paraId="379C1C58" w14:textId="77777777" w:rsidTr="0013538E">
        <w:trPr>
          <w:trHeight w:val="72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B10AA"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384B3D13"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(non-green) public investment</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72CA5C"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w:t>
            </w:r>
          </w:p>
          <w:p w14:paraId="03C9F7B4"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 xml:space="preserve">(</w:t>
            </w:r>
            <w:del w:id="9081" w:author="Stephen Stretton" w:date="2026-10-02T19:15:11Z">
              <w:r w:rsidRPr="00B35FCF">
                <w:rPr>
                  <w:rFonts w:eastAsia="Aptos" w:cs="Segoe UI"/>
                  <w:color w:val="000000" w:themeColor="text1"/>
                  <w:sz w:val="18"/>
                  <w:szCs w:val="18"/>
                </w:rPr>
                <w:delText xml:space="preserve">65%</w:delText>
              </w:r>
            </w:del>
            <w:ins w:id="9082" w:author="Stephen Stretton" w:date="2026-10-02T19:15:11Z">
              <w:r>
                <w:rPr>
                  <w:rFonts w:eastAsia="Aptos" w:cs="Segoe UI"/>
                  <w:color w:val="000000" w:themeColor="text1"/>
                  <w:sz w:val="18"/>
                  <w:szCs w:val="18"/>
                </w:rPr>
                <w:t xml:space="preserve">57%</w:t>
              </w:r>
            </w:ins>
            <w:r>
              <w:rPr>
                <w:rFonts w:eastAsia="Aptos" w:cs="Segoe UI"/>
                <w:color w:val="000000" w:themeColor="text1"/>
                <w:sz w:val="18"/>
                <w:szCs w:val="18"/>
              </w:rPr>
              <w:t xml:space="preserve"> </w:t>
            </w:r>
            <w:del w:id="50035" w:author="Stephen Stretton" w:date="2026-10-04T09:00:00Z">
              <w:r>
                <w:rPr>
                  <w:rFonts w:eastAsia="Aptos" w:cs="Segoe UI"/>
                  <w:color w:val="000000" w:themeColor="text1"/>
                  <w:sz w:val="18"/>
                  <w:szCs w:val="18"/>
                </w:rPr>
                <w:delText xml:space="preserve">national GHGs covered</w:delText>
              </w:r>
            </w:del>
            <w:ins w:id="50036" w:author="Stephen Stretton" w:date="2026-10-04T09:00:00Z">
              <w:r>
                <w:rPr>
                  <w:rFonts w:eastAsia="Aptos" w:cs="Segoe UI"/>
                  <w:color w:val="000000" w:themeColor="text1"/>
                  <w:sz w:val="18"/>
                  <w:szCs w:val="18"/>
                </w:rPr>
                <w:t xml:space="preserve">national GHG emissions covered</w:t>
              </w:r>
            </w:ins>
            <w:r>
              <w:rPr>
                <w:rFonts w:eastAsia="Aptos" w:cs="Segoe UI"/>
                <w:color w:val="000000" w:themeColor="text1"/>
                <w:sz w:val="18"/>
                <w:szCs w:val="18"/>
              </w:rPr>
              <w:t xml:space="preserve">)</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30646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89474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7FF935" w14:textId="77777777" w:rsidR="005B5075" w:rsidRPr="00B35FCF" w:rsidRDefault="005B5075" w:rsidP="0013538E">
            <w:pPr>
              <w:spacing w:after="0" w:line="240" w:lineRule="auto"/>
              <w:jc w:val="center"/>
              <w:rPr>
                <w:rFonts w:eastAsia="Aptos" w:cs="Segoe UI"/>
                <w:color w:val="000000" w:themeColor="text1"/>
                <w:sz w:val="18"/>
                <w:szCs w:val="18"/>
              </w:rPr>
            </w:pPr>
            <w:del w:id="9083" w:author="Stephen Stretton" w:date="2026-10-02T19:15:11Z">
              <w:r w:rsidRPr="00A75475">
                <w:rPr>
                  <w:rFonts w:eastAsia="Aptos" w:cs="Segoe UI"/>
                  <w:color w:val="000000" w:themeColor="text1"/>
                  <w:sz w:val="18"/>
                  <w:szCs w:val="18"/>
                </w:rPr>
                <w:delText>5.2</w:delText>
              </w:r>
            </w:del>
            <w:ins w:id="9084" w:author="Stephen Stretton" w:date="2026-10-02T19:15:11Z">
              <w:r>
                <w:rPr>
                  <w:rFonts w:eastAsia="Aptos" w:cs="Segoe UI"/>
                  <w:color w:val="000000" w:themeColor="text1"/>
                  <w:sz w:val="18"/>
                  <w:szCs w:val="18"/>
                </w:rPr>
                <w:t xml:space="preserve">6.3</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8499B" w14:textId="77777777" w:rsidR="005B5075" w:rsidRPr="00B35FCF" w:rsidRDefault="005B5075" w:rsidP="0013538E">
            <w:pPr>
              <w:spacing w:after="0" w:line="240" w:lineRule="auto"/>
              <w:jc w:val="center"/>
              <w:rPr>
                <w:rFonts w:eastAsia="Aptos" w:cs="Segoe UI"/>
                <w:color w:val="000000" w:themeColor="text1"/>
                <w:sz w:val="18"/>
                <w:szCs w:val="18"/>
              </w:rPr>
            </w:pPr>
            <w:del w:id="9085" w:author="Stephen Stretton" w:date="2026-10-02T19:15:11Z">
              <w:r w:rsidRPr="00B35FCF">
                <w:rPr>
                  <w:rFonts w:eastAsia="Aptos" w:cs="Segoe UI"/>
                  <w:color w:val="000000" w:themeColor="text1"/>
                  <w:sz w:val="18"/>
                  <w:szCs w:val="18"/>
                </w:rPr>
                <w:delText>-38.9</w:delText>
              </w:r>
            </w:del>
            <w:ins w:id="9086" w:author="Stephen Stretton" w:date="2026-10-02T19:15:11Z">
              <w:r>
                <w:rPr>
                  <w:rFonts w:eastAsia="Aptos" w:cs="Segoe UI"/>
                  <w:color w:val="000000" w:themeColor="text1"/>
                  <w:sz w:val="18"/>
                  <w:szCs w:val="18"/>
                </w:rPr>
                <w:t xml:space="preserve">-33.1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7CB9F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71FD5" w14:textId="77777777" w:rsidR="005B5075" w:rsidRPr="00B35FCF" w:rsidRDefault="005B5075" w:rsidP="0013538E">
            <w:pPr>
              <w:spacing w:after="0" w:line="240" w:lineRule="auto"/>
              <w:jc w:val="center"/>
              <w:rPr>
                <w:rFonts w:eastAsia="Aptos" w:cs="Segoe UI"/>
                <w:color w:val="000000" w:themeColor="text1"/>
                <w:sz w:val="18"/>
                <w:szCs w:val="18"/>
              </w:rPr>
            </w:pPr>
            <w:del w:id="9087" w:author="Stephen Stretton" w:date="2026-10-02T19:15:11Z">
              <w:r w:rsidRPr="00B35FCF">
                <w:rPr>
                  <w:rFonts w:eastAsia="Aptos" w:cs="Segoe UI"/>
                  <w:color w:val="000000" w:themeColor="text1"/>
                  <w:sz w:val="18"/>
                  <w:szCs w:val="18"/>
                </w:rPr>
                <w:delText>-5.5%</w:delText>
              </w:r>
            </w:del>
            <w:ins w:id="9088" w:author="Stephen Stretton" w:date="2026-10-02T19:15:11Z">
              <w:r>
                <w:rPr>
                  <w:rFonts w:eastAsia="Aptos" w:cs="Segoe UI"/>
                  <w:color w:val="000000" w:themeColor="text1"/>
                  <w:sz w:val="18"/>
                  <w:szCs w:val="18"/>
                </w:rPr>
                <w:t xml:space="preserve">-2.1%</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D05D2" w14:textId="77777777" w:rsidR="005B5075" w:rsidRPr="00B35FCF" w:rsidRDefault="005B5075" w:rsidP="0013538E">
            <w:pPr>
              <w:spacing w:after="0" w:line="240" w:lineRule="auto"/>
              <w:jc w:val="center"/>
              <w:rPr>
                <w:rFonts w:eastAsia="Aptos" w:cs="Segoe UI"/>
                <w:color w:val="000000" w:themeColor="text1"/>
                <w:sz w:val="18"/>
                <w:szCs w:val="18"/>
              </w:rPr>
            </w:pPr>
            <w:del w:id="9089" w:author="Stephen Stretton" w:date="2026-10-02T19:15:11Z">
              <w:r w:rsidRPr="00B35FCF">
                <w:rPr>
                  <w:rFonts w:eastAsia="Aptos" w:cs="Segoe UI"/>
                  <w:color w:val="000000" w:themeColor="text1"/>
                  <w:sz w:val="18"/>
                  <w:szCs w:val="18"/>
                </w:rPr>
                <w:delText>-13.9%</w:delText>
              </w:r>
            </w:del>
            <w:ins w:id="9090" w:author="Stephen Stretton" w:date="2026-10-02T19:15:11Z">
              <w:r>
                <w:rPr>
                  <w:rFonts w:eastAsia="Aptos" w:cs="Segoe UI"/>
                  <w:color w:val="000000" w:themeColor="text1"/>
                  <w:sz w:val="18"/>
                  <w:szCs w:val="18"/>
                </w:rPr>
                <w:t xml:space="preserve">-22.9%</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52227" w14:textId="77777777" w:rsidR="005B5075" w:rsidRPr="00A75475" w:rsidRDefault="005B5075" w:rsidP="0013538E">
            <w:pPr>
              <w:spacing w:after="0" w:line="240" w:lineRule="auto"/>
              <w:jc w:val="center"/>
              <w:rPr>
                <w:rFonts w:eastAsia="Aptos" w:cs="Segoe UI"/>
                <w:color w:val="000000" w:themeColor="text1"/>
                <w:sz w:val="18"/>
                <w:szCs w:val="18"/>
              </w:rPr>
            </w:pPr>
            <w:del w:id="40001" w:author="Stephen Stretton" w:date="2026-10-03T18:00:00Z">
              <w:r>
                <w:rPr>
                  <w:rFonts w:eastAsia="Aptos" w:cs="Segoe UI"/>
                  <w:color w:val="000000" w:themeColor="text1"/>
                  <w:sz w:val="18"/>
                  <w:szCs w:val="18"/>
                </w:rPr>
                <w:delText xml:space="preserve">1,564</w:delText>
              </w:r>
            </w:del>
            <w:ins w:id="40002" w:author="Stephen Stretton" w:date="2026-10-03T18:00:00Z">
              <w:r>
                <w:rPr>
                  <w:rFonts w:eastAsia="Aptos" w:cs="Segoe UI"/>
                  <w:color w:val="000000" w:themeColor="text1"/>
                  <w:sz w:val="18"/>
                  <w:szCs w:val="18"/>
                </w:rPr>
                <w:t xml:space="preserve">1,456</w:t>
              </w:r>
            </w:ins>
          </w:p>
        </w:tc>
      </w:tr>
      <w:tr w:rsidR="005B5075" w:rsidRPr="00A75475" w14:paraId="2A25C9A6" w14:textId="77777777" w:rsidTr="0013538E">
        <w:trPr>
          <w:trHeight w:val="37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81E4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1BAE807B"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households</w:t>
            </w:r>
          </w:p>
        </w:tc>
        <w:tc>
          <w:tcPr>
            <w:tcW w:w="608" w:type="pct"/>
            <w:vMerge/>
            <w:tcBorders>
              <w:top w:val="single" w:sz="4" w:space="0" w:color="auto"/>
              <w:left w:val="single" w:sz="4" w:space="0" w:color="auto"/>
              <w:bottom w:val="single" w:sz="4" w:space="0" w:color="auto"/>
              <w:right w:val="single" w:sz="4" w:space="0" w:color="auto"/>
            </w:tcBorders>
            <w:vAlign w:val="center"/>
          </w:tcPr>
          <w:p w14:paraId="1083BDBC"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2912A0FA"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65BD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EDB905" w14:textId="77777777" w:rsidR="005B5075" w:rsidRPr="00B35FCF" w:rsidRDefault="005B5075" w:rsidP="0013538E">
            <w:pPr>
              <w:spacing w:after="0" w:line="240" w:lineRule="auto"/>
              <w:jc w:val="center"/>
              <w:rPr>
                <w:rFonts w:eastAsia="Aptos" w:cs="Segoe UI"/>
                <w:color w:val="000000" w:themeColor="text1"/>
                <w:sz w:val="18"/>
                <w:szCs w:val="18"/>
              </w:rPr>
            </w:pPr>
            <w:del w:id="9091" w:author="Stephen Stretton" w:date="2026-10-02T19:15:11Z">
              <w:r w:rsidRPr="00A75475">
                <w:rPr>
                  <w:rFonts w:eastAsia="Aptos" w:cs="Segoe UI"/>
                  <w:color w:val="000000" w:themeColor="text1"/>
                  <w:sz w:val="18"/>
                  <w:szCs w:val="18"/>
                </w:rPr>
                <w:delText>5.2</w:delText>
              </w:r>
            </w:del>
            <w:ins w:id="9092" w:author="Stephen Stretton" w:date="2026-10-02T19:15:11Z">
              <w:r>
                <w:rPr>
                  <w:rFonts w:eastAsia="Aptos" w:cs="Segoe UI"/>
                  <w:color w:val="000000" w:themeColor="text1"/>
                  <w:sz w:val="18"/>
                  <w:szCs w:val="18"/>
                </w:rPr>
                <w:t xml:space="preserve">6.2</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FC8F6" w14:textId="77777777" w:rsidR="005B5075" w:rsidRPr="00B35FCF" w:rsidRDefault="005B5075" w:rsidP="0013538E">
            <w:pPr>
              <w:spacing w:after="0" w:line="240" w:lineRule="auto"/>
              <w:jc w:val="center"/>
              <w:rPr>
                <w:rFonts w:eastAsia="Aptos" w:cs="Segoe UI"/>
                <w:color w:val="000000" w:themeColor="text1"/>
                <w:sz w:val="18"/>
                <w:szCs w:val="18"/>
              </w:rPr>
            </w:pPr>
            <w:del w:id="9093" w:author="Stephen Stretton" w:date="2026-10-02T19:15:11Z">
              <w:r w:rsidRPr="00B35FCF">
                <w:rPr>
                  <w:rFonts w:eastAsia="Aptos" w:cs="Segoe UI"/>
                  <w:color w:val="000000" w:themeColor="text1"/>
                  <w:sz w:val="18"/>
                  <w:szCs w:val="18"/>
                </w:rPr>
                <w:delText>-41.0</w:delText>
              </w:r>
            </w:del>
            <w:ins w:id="9094" w:author="Stephen Stretton" w:date="2026-10-02T19:15:11Z">
              <w:r>
                <w:rPr>
                  <w:rFonts w:eastAsia="Aptos" w:cs="Segoe UI"/>
                  <w:color w:val="000000" w:themeColor="text1"/>
                  <w:sz w:val="18"/>
                  <w:szCs w:val="18"/>
                </w:rPr>
                <w:t xml:space="preserve">-34.8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D5E89"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06718" w14:textId="77777777" w:rsidR="005B5075" w:rsidRPr="00B35FCF" w:rsidRDefault="005B5075" w:rsidP="0013538E">
            <w:pPr>
              <w:spacing w:after="0" w:line="240" w:lineRule="auto"/>
              <w:jc w:val="center"/>
              <w:rPr>
                <w:rFonts w:eastAsia="Aptos" w:cs="Segoe UI"/>
                <w:color w:val="000000" w:themeColor="text1"/>
                <w:sz w:val="18"/>
                <w:szCs w:val="18"/>
              </w:rPr>
            </w:pPr>
            <w:del w:id="9095" w:author="Stephen Stretton" w:date="2026-10-02T19:15:11Z">
              <w:r w:rsidRPr="00B35FCF">
                <w:rPr>
                  <w:rFonts w:eastAsia="Aptos" w:cs="Segoe UI"/>
                  <w:color w:val="000000" w:themeColor="text1"/>
                  <w:sz w:val="18"/>
                  <w:szCs w:val="18"/>
                </w:rPr>
                <w:delText>-5.5%</w:delText>
              </w:r>
            </w:del>
            <w:ins w:id="9096" w:author="Stephen Stretton" w:date="2026-10-02T19:15:11Z">
              <w:r>
                <w:rPr>
                  <w:rFonts w:eastAsia="Aptos" w:cs="Segoe UI"/>
                  <w:color w:val="000000" w:themeColor="text1"/>
                  <w:sz w:val="18"/>
                  <w:szCs w:val="18"/>
                </w:rPr>
                <w:t xml:space="preserve">-2.3%</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FB578" w14:textId="77777777" w:rsidR="005B5075" w:rsidRPr="00B35FCF" w:rsidRDefault="005B5075" w:rsidP="0013538E">
            <w:pPr>
              <w:spacing w:after="0" w:line="240" w:lineRule="auto"/>
              <w:jc w:val="center"/>
              <w:rPr>
                <w:rFonts w:eastAsia="Aptos" w:cs="Segoe UI"/>
                <w:color w:val="000000" w:themeColor="text1"/>
                <w:sz w:val="18"/>
                <w:szCs w:val="18"/>
              </w:rPr>
            </w:pPr>
            <w:del w:id="9097" w:author="Stephen Stretton" w:date="2026-10-02T19:15:11Z">
              <w:r w:rsidRPr="00B35FCF">
                <w:rPr>
                  <w:rFonts w:eastAsia="Aptos" w:cs="Segoe UI"/>
                  <w:color w:val="000000" w:themeColor="text1"/>
                  <w:sz w:val="18"/>
                  <w:szCs w:val="18"/>
                </w:rPr>
                <w:delText>-13.9%</w:delText>
              </w:r>
            </w:del>
            <w:ins w:id="9098" w:author="Stephen Stretton" w:date="2026-10-02T19:15:11Z">
              <w:r>
                <w:rPr>
                  <w:rFonts w:eastAsia="Aptos" w:cs="Segoe UI"/>
                  <w:color w:val="000000" w:themeColor="text1"/>
                  <w:sz w:val="18"/>
                  <w:szCs w:val="18"/>
                </w:rPr>
                <w:t xml:space="preserve">-23.0%</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71ADD0" w14:textId="77777777" w:rsidR="005B5075" w:rsidRPr="00A75475" w:rsidRDefault="005B5075" w:rsidP="0013538E">
            <w:pPr>
              <w:spacing w:after="0" w:line="240" w:lineRule="auto"/>
              <w:jc w:val="center"/>
              <w:rPr>
                <w:rFonts w:eastAsia="Aptos" w:cs="Segoe UI"/>
                <w:color w:val="000000" w:themeColor="text1"/>
                <w:sz w:val="18"/>
                <w:szCs w:val="18"/>
              </w:rPr>
            </w:pPr>
            <w:del w:id="40003" w:author="Stephen Stretton" w:date="2026-10-03T18:00:00Z">
              <w:r>
                <w:rPr>
                  <w:rFonts w:eastAsia="Aptos" w:cs="Segoe UI"/>
                  <w:color w:val="000000" w:themeColor="text1"/>
                  <w:sz w:val="18"/>
                  <w:szCs w:val="18"/>
                </w:rPr>
                <w:delText xml:space="preserve">1,631</w:delText>
              </w:r>
            </w:del>
            <w:ins w:id="40004" w:author="Stephen Stretton" w:date="2026-10-03T18:00:00Z">
              <w:r>
                <w:rPr>
                  <w:rFonts w:eastAsia="Aptos" w:cs="Segoe UI"/>
                  <w:color w:val="000000" w:themeColor="text1"/>
                  <w:sz w:val="18"/>
                  <w:szCs w:val="18"/>
                </w:rPr>
                <w:t xml:space="preserve">1,517</w:t>
              </w:r>
            </w:ins>
          </w:p>
        </w:tc>
      </w:tr>
      <w:tr w:rsidR="005B5075" w:rsidRPr="00A75475" w14:paraId="50D3FE6E" w14:textId="77777777" w:rsidTr="0013538E">
        <w:trPr>
          <w:trHeight w:val="30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B5AAE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026AA309"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Downstream carbon price</w:t>
            </w:r>
            <w:r w:rsidRPr="00B35FCF">
              <w:rPr>
                <w:rFonts w:eastAsia="Aptos" w:cs="Segoe UI"/>
                <w:b/>
                <w:bCs/>
                <w:color w:val="FF0000"/>
                <w:sz w:val="18"/>
                <w:szCs w:val="18"/>
              </w:rPr>
              <w:t xml:space="preserv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recycling to households</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FD4372"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only for ALL industry plus all process emissions in CBAM sectors </w:t>
            </w:r>
            <w:r w:rsidRPr="00B35FCF">
              <w:rPr>
                <w:rFonts w:cs="Segoe UI"/>
                <w:sz w:val="18"/>
                <w:szCs w:val="18"/>
              </w:rPr>
              <w:br/>
            </w:r>
            <w:r w:rsidRPr="00B35FCF">
              <w:rPr>
                <w:rFonts w:eastAsia="Aptos" w:cs="Segoe UI"/>
                <w:color w:val="000000" w:themeColor="text1"/>
                <w:sz w:val="18"/>
                <w:szCs w:val="18"/>
              </w:rPr>
              <w:t xml:space="preserve">(</w:t>
            </w:r>
            <w:del w:id="9099" w:author="Stephen Stretton" w:date="2026-10-02T19:15:11Z">
              <w:r w:rsidRPr="00B35FCF">
                <w:rPr>
                  <w:rFonts w:eastAsia="Aptos" w:cs="Segoe UI"/>
                  <w:color w:val="000000" w:themeColor="text1"/>
                  <w:sz w:val="18"/>
                  <w:szCs w:val="18"/>
                </w:rPr>
                <w:delText xml:space="preserve">20%</w:delText>
              </w:r>
            </w:del>
            <w:ins w:id="9100" w:author="Stephen Stretton" w:date="2026-10-02T19:15:11Z">
              <w:r>
                <w:rPr>
                  <w:rFonts w:eastAsia="Aptos" w:cs="Segoe UI"/>
                  <w:color w:val="000000" w:themeColor="text1"/>
                  <w:sz w:val="18"/>
                  <w:szCs w:val="18"/>
                </w:rPr>
                <w:t xml:space="preserve">14%</w:t>
              </w:r>
            </w:ins>
            <w:r>
              <w:rPr>
                <w:rFonts w:eastAsia="Aptos" w:cs="Segoe UI"/>
                <w:color w:val="000000" w:themeColor="text1"/>
                <w:sz w:val="18"/>
                <w:szCs w:val="18"/>
              </w:rPr>
              <w:t xml:space="preserve"> </w:t>
            </w:r>
            <w:del w:id="50037" w:author="Stephen Stretton" w:date="2026-10-04T09:00:00Z">
              <w:r>
                <w:rPr>
                  <w:rFonts w:eastAsia="Aptos" w:cs="Segoe UI"/>
                  <w:color w:val="000000" w:themeColor="text1"/>
                  <w:sz w:val="18"/>
                  <w:szCs w:val="18"/>
                </w:rPr>
                <w:delText xml:space="preserve">national GHGs covered</w:delText>
              </w:r>
            </w:del>
            <w:ins w:id="50038" w:author="Stephen Stretton" w:date="2026-10-04T09:00:00Z">
              <w:r>
                <w:rPr>
                  <w:rFonts w:eastAsia="Aptos" w:cs="Segoe UI"/>
                  <w:color w:val="000000" w:themeColor="text1"/>
                  <w:sz w:val="18"/>
                  <w:szCs w:val="18"/>
                </w:rPr>
                <w:t xml:space="preserve">national GHG emissions covered</w:t>
              </w:r>
            </w:ins>
            <w:r>
              <w:rPr>
                <w:rFonts w:eastAsia="Aptos" w:cs="Segoe UI"/>
                <w:color w:val="000000" w:themeColor="text1"/>
                <w:sz w:val="18"/>
                <w:szCs w:val="18"/>
              </w:rPr>
              <w:t xml:space="preserve">)</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1489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Phased-in price from US</w:t>
            </w:r>
            <w:r w:rsidRPr="00A75475">
              <w:rPr>
                <w:rFonts w:eastAsia="Aptos" w:cs="Segoe UI"/>
                <w:color w:val="000000" w:themeColor="text1"/>
                <w:sz w:val="18"/>
                <w:szCs w:val="18"/>
              </w:rPr>
              <w:t>D</w:t>
            </w:r>
            <w:r w:rsidRPr="00B35FCF">
              <w:rPr>
                <w:rFonts w:eastAsia="Aptos" w:cs="Segoe UI"/>
                <w:color w:val="000000" w:themeColor="text1"/>
                <w:sz w:val="18"/>
                <w:szCs w:val="18"/>
              </w:rPr>
              <w:t>5 to US</w:t>
            </w:r>
            <w:r w:rsidRPr="00A75475">
              <w:rPr>
                <w:rFonts w:eastAsia="Aptos" w:cs="Segoe UI"/>
                <w:color w:val="000000" w:themeColor="text1"/>
                <w:sz w:val="18"/>
                <w:szCs w:val="18"/>
              </w:rPr>
              <w:t>D</w:t>
            </w:r>
            <w:r w:rsidRPr="00B35FCF">
              <w:rPr>
                <w:rFonts w:eastAsia="Aptos" w:cs="Segoe UI"/>
                <w:color w:val="000000" w:themeColor="text1"/>
                <w:sz w:val="18"/>
                <w:szCs w:val="18"/>
              </w:rPr>
              <w:t>50 in 2034 (US</w:t>
            </w:r>
            <w:r w:rsidRPr="00A75475">
              <w:rPr>
                <w:rFonts w:eastAsia="Aptos" w:cs="Segoe UI"/>
                <w:color w:val="000000" w:themeColor="text1"/>
                <w:sz w:val="18"/>
                <w:szCs w:val="18"/>
              </w:rPr>
              <w:t>D</w:t>
            </w:r>
            <w:r w:rsidRPr="00B35FCF">
              <w:rPr>
                <w:rFonts w:eastAsia="Aptos" w:cs="Segoe UI"/>
                <w:color w:val="000000" w:themeColor="text1"/>
                <w:sz w:val="18"/>
                <w:szCs w:val="18"/>
              </w:rPr>
              <w:t>20 in 2030). Industry only</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1A304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AFDD2" w14:textId="77777777" w:rsidR="005B5075" w:rsidRPr="00B35FCF" w:rsidRDefault="005B5075" w:rsidP="0013538E">
            <w:pPr>
              <w:spacing w:after="0" w:line="240" w:lineRule="auto"/>
              <w:jc w:val="center"/>
              <w:rPr>
                <w:rFonts w:eastAsia="Aptos" w:cs="Segoe UI"/>
                <w:color w:val="000000" w:themeColor="text1"/>
                <w:sz w:val="18"/>
                <w:szCs w:val="18"/>
              </w:rPr>
            </w:pPr>
            <w:del w:id="9101" w:author="Stephen Stretton" w:date="2026-10-02T19:15:11Z">
              <w:r w:rsidRPr="00A75475">
                <w:rPr>
                  <w:rFonts w:eastAsia="Aptos" w:cs="Segoe UI"/>
                  <w:color w:val="000000" w:themeColor="text1"/>
                  <w:sz w:val="18"/>
                  <w:szCs w:val="18"/>
                </w:rPr>
                <w:delText>1.1</w:delText>
              </w:r>
            </w:del>
            <w:ins w:id="9102" w:author="Stephen Stretton" w:date="2026-10-02T19:15:11Z">
              <w:r>
                <w:rPr>
                  <w:rFonts w:eastAsia="Aptos" w:cs="Segoe UI"/>
                  <w:color w:val="000000" w:themeColor="text1"/>
                  <w:sz w:val="18"/>
                  <w:szCs w:val="18"/>
                </w:rPr>
                <w:t xml:space="preserve">1.5</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81597" w14:textId="77777777" w:rsidR="005B5075" w:rsidRPr="00B35FCF" w:rsidRDefault="005B5075" w:rsidP="0013538E">
            <w:pPr>
              <w:spacing w:after="0" w:line="240" w:lineRule="auto"/>
              <w:jc w:val="center"/>
              <w:rPr>
                <w:rFonts w:eastAsia="Aptos" w:cs="Segoe UI"/>
                <w:color w:val="000000" w:themeColor="text1"/>
                <w:sz w:val="18"/>
                <w:szCs w:val="18"/>
              </w:rPr>
            </w:pPr>
            <w:del w:id="9103" w:author="Stephen Stretton" w:date="2026-10-02T19:15:11Z">
              <w:r w:rsidRPr="00B35FCF">
                <w:rPr>
                  <w:rFonts w:eastAsia="Aptos" w:cs="Segoe UI"/>
                  <w:color w:val="000000" w:themeColor="text1"/>
                  <w:sz w:val="18"/>
                  <w:szCs w:val="18"/>
                </w:rPr>
                <w:delText>-21.5</w:delText>
              </w:r>
            </w:del>
            <w:ins w:id="9104" w:author="Stephen Stretton" w:date="2026-10-02T19:15:11Z">
              <w:r>
                <w:rPr>
                  <w:rFonts w:eastAsia="Aptos" w:cs="Segoe UI"/>
                  <w:color w:val="000000" w:themeColor="text1"/>
                  <w:sz w:val="18"/>
                  <w:szCs w:val="18"/>
                </w:rPr>
                <w:t xml:space="preserve">-22.8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1137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641B90" w14:textId="77777777" w:rsidR="005B5075" w:rsidRPr="00B35FCF" w:rsidRDefault="005B5075" w:rsidP="0013538E">
            <w:pPr>
              <w:spacing w:after="0" w:line="240" w:lineRule="auto"/>
              <w:jc w:val="center"/>
              <w:rPr>
                <w:rFonts w:eastAsia="Aptos" w:cs="Segoe UI"/>
                <w:color w:val="000000" w:themeColor="text1"/>
                <w:sz w:val="18"/>
                <w:szCs w:val="18"/>
              </w:rPr>
            </w:pPr>
            <w:del w:id="9105" w:author="Stephen Stretton" w:date="2026-10-02T19:15:11Z">
              <w:r w:rsidRPr="00B35FCF">
                <w:rPr>
                  <w:rFonts w:eastAsia="Aptos" w:cs="Segoe UI"/>
                  <w:color w:val="000000" w:themeColor="text1"/>
                  <w:sz w:val="18"/>
                  <w:szCs w:val="18"/>
                </w:rPr>
                <w:delText>-7.6%</w:delText>
              </w:r>
            </w:del>
            <w:ins w:id="9106" w:author="Stephen Stretton"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235A9" w14:textId="77777777" w:rsidR="005B5075" w:rsidRPr="00B35FCF" w:rsidRDefault="005B5075" w:rsidP="0013538E">
            <w:pPr>
              <w:spacing w:after="0" w:line="240" w:lineRule="auto"/>
              <w:jc w:val="center"/>
              <w:rPr>
                <w:rFonts w:eastAsia="Aptos" w:cs="Segoe UI"/>
                <w:color w:val="000000" w:themeColor="text1"/>
                <w:sz w:val="18"/>
                <w:szCs w:val="18"/>
              </w:rPr>
            </w:pPr>
            <w:del w:id="9107" w:author="Stephen Stretton" w:date="2026-10-02T19:15:11Z">
              <w:r w:rsidRPr="00B35FCF">
                <w:rPr>
                  <w:rFonts w:eastAsia="Aptos" w:cs="Segoe UI"/>
                  <w:color w:val="000000" w:themeColor="text1"/>
                  <w:sz w:val="18"/>
                  <w:szCs w:val="18"/>
                </w:rPr>
                <w:delText>-26.1%</w:delText>
              </w:r>
            </w:del>
            <w:ins w:id="9108" w:author="Stephen Stretton" w:date="2026-10-02T19:15:11Z">
              <w:r>
                <w:rPr>
                  <w:rFonts w:eastAsia="Aptos" w:cs="Segoe UI"/>
                  <w:color w:val="000000" w:themeColor="text1"/>
                  <w:sz w:val="18"/>
                  <w:szCs w:val="18"/>
                </w:rPr>
                <w:t xml:space="preserve">-44.2%</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15FC5" w14:textId="77777777" w:rsidR="005B5075" w:rsidRPr="00A75475" w:rsidRDefault="005B5075" w:rsidP="0013538E">
            <w:pPr>
              <w:spacing w:after="0" w:line="240" w:lineRule="auto"/>
              <w:jc w:val="center"/>
              <w:rPr>
                <w:rFonts w:eastAsia="Aptos" w:cs="Segoe UI"/>
                <w:color w:val="000000" w:themeColor="text1"/>
                <w:sz w:val="18"/>
                <w:szCs w:val="18"/>
              </w:rPr>
            </w:pPr>
            <w:del w:id="30001" w:author="Stephen Stretton" w:date="2026-10-03T12:00:00Z">
              <w:r>
                <w:rPr>
                  <w:rFonts w:eastAsia="Aptos" w:cs="Segoe UI"/>
                  <w:color w:val="000000" w:themeColor="text1"/>
                  <w:sz w:val="18"/>
                  <w:szCs w:val="18"/>
                </w:rPr>
                <w:delText xml:space="preserve">546</w:delText>
              </w:r>
            </w:del>
            <w:ins w:id="30002" w:author="Stephen Stretton" w:date="2026-10-03T12:00:00Z">
              <w:r>
                <w:rPr>
                  <w:rFonts w:eastAsia="Aptos" w:cs="Segoe UI"/>
                  <w:color w:val="000000" w:themeColor="text1"/>
                  <w:sz w:val="18"/>
                  <w:szCs w:val="18"/>
                </w:rPr>
                <w:t xml:space="preserve">552</w:t>
              </w:r>
            </w:ins>
          </w:p>
        </w:tc>
      </w:tr>
      <w:tr w:rsidR="005B5075" w:rsidRPr="00A75475" w14:paraId="6DAA7616" w14:textId="77777777" w:rsidTr="0013538E">
        <w:trPr>
          <w:trHeight w:val="54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4911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48CECBA3"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 xml:space="preserve">free allocation </w:t>
            </w:r>
            <w:r w:rsidRPr="00B35FCF">
              <w:rPr>
                <w:rFonts w:eastAsia="Aptos" w:cs="Segoe UI"/>
                <w:color w:val="000000" w:themeColor="text1"/>
                <w:sz w:val="18"/>
                <w:szCs w:val="18"/>
              </w:rPr>
              <w:t xml:space="preserve">for CBAM producers </w:t>
            </w:r>
            <w:r w:rsidRPr="00B35FCF">
              <w:rPr>
                <w:rFonts w:cs="Segoe UI"/>
                <w:sz w:val="18"/>
                <w:szCs w:val="18"/>
              </w:rPr>
              <w:br/>
            </w:r>
            <w:r w:rsidRPr="00B35FCF">
              <w:rPr>
                <w:rFonts w:eastAsia="Aptos" w:cs="Segoe UI"/>
                <w:color w:val="000000" w:themeColor="text1"/>
                <w:sz w:val="18"/>
                <w:szCs w:val="18"/>
              </w:rPr>
              <w:t xml:space="preserve">(intensity benchmark per unit of output) </w:t>
            </w:r>
          </w:p>
        </w:tc>
        <w:tc>
          <w:tcPr>
            <w:tcW w:w="608" w:type="pct"/>
            <w:vMerge/>
            <w:tcBorders>
              <w:top w:val="single" w:sz="4" w:space="0" w:color="auto"/>
              <w:left w:val="single" w:sz="4" w:space="0" w:color="auto"/>
              <w:bottom w:val="single" w:sz="4" w:space="0" w:color="auto"/>
              <w:right w:val="single" w:sz="4" w:space="0" w:color="auto"/>
            </w:tcBorders>
            <w:vAlign w:val="center"/>
          </w:tcPr>
          <w:p w14:paraId="4067138B"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4D65817B"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5182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(output)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1DAE60" w14:textId="77777777" w:rsidR="005B5075" w:rsidRPr="00B35FCF" w:rsidRDefault="005B5075" w:rsidP="0013538E">
            <w:pPr>
              <w:spacing w:after="0" w:line="240" w:lineRule="auto"/>
              <w:jc w:val="center"/>
              <w:rPr>
                <w:rFonts w:eastAsia="Aptos" w:cs="Segoe UI"/>
                <w:color w:val="000000" w:themeColor="text1"/>
                <w:sz w:val="18"/>
                <w:szCs w:val="18"/>
              </w:rPr>
            </w:pPr>
            <w:del w:id="9109" w:author="Stephen Stretton" w:date="2026-10-02T19:15:11Z">
              <w:r w:rsidRPr="00A75475">
                <w:rPr>
                  <w:rFonts w:eastAsia="Aptos" w:cs="Segoe UI"/>
                  <w:color w:val="000000" w:themeColor="text1"/>
                  <w:sz w:val="18"/>
                  <w:szCs w:val="18"/>
                </w:rPr>
                <w:delText>0.0</w:delText>
              </w:r>
            </w:del>
            <w:ins w:id="9110" w:author="Stephen Stretton" w:date="2026-10-02T19:15:11Z">
              <w:r>
                <w:rPr>
                  <w:rFonts w:eastAsia="Aptos" w:cs="Segoe UI"/>
                  <w:color w:val="000000" w:themeColor="text1"/>
                  <w:sz w:val="18"/>
                  <w:szCs w:val="18"/>
                </w:rPr>
                <w:t xml:space="preserve">0.6</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7508B" w14:textId="77777777" w:rsidR="005B5075" w:rsidRPr="00B35FCF" w:rsidRDefault="005B5075" w:rsidP="0013538E">
            <w:pPr>
              <w:spacing w:after="0" w:line="240" w:lineRule="auto"/>
              <w:jc w:val="center"/>
              <w:rPr>
                <w:rFonts w:eastAsia="Aptos" w:cs="Segoe UI"/>
                <w:color w:val="000000" w:themeColor="text1"/>
                <w:sz w:val="18"/>
                <w:szCs w:val="18"/>
              </w:rPr>
            </w:pPr>
            <w:del w:id="9111" w:author="Stephen Stretton" w:date="2026-10-02T19:15:11Z">
              <w:r w:rsidRPr="00B35FCF">
                <w:rPr>
                  <w:rFonts w:eastAsia="Aptos" w:cs="Segoe UI"/>
                  <w:color w:val="000000" w:themeColor="text1"/>
                  <w:sz w:val="18"/>
                  <w:szCs w:val="18"/>
                </w:rPr>
                <w:delText>-18.1</w:delText>
              </w:r>
            </w:del>
            <w:ins w:id="9112" w:author="Stephen Stretton" w:date="2026-10-02T19:15:11Z">
              <w:r>
                <w:rPr>
                  <w:rFonts w:eastAsia="Aptos" w:cs="Segoe UI"/>
                  <w:color w:val="000000" w:themeColor="text1"/>
                  <w:sz w:val="18"/>
                  <w:szCs w:val="18"/>
                </w:rPr>
                <w:t xml:space="preserve">-19.1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9E320"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B1B6B" w14:textId="77777777" w:rsidR="005B5075" w:rsidRPr="00B35FCF" w:rsidRDefault="005B5075" w:rsidP="0013538E">
            <w:pPr>
              <w:spacing w:after="0" w:line="240" w:lineRule="auto"/>
              <w:jc w:val="center"/>
              <w:rPr>
                <w:rFonts w:eastAsia="Aptos" w:cs="Segoe UI"/>
                <w:color w:val="000000" w:themeColor="text1"/>
                <w:sz w:val="18"/>
                <w:szCs w:val="18"/>
              </w:rPr>
            </w:pPr>
            <w:del w:id="9113" w:author="Stephen Stretton" w:date="2026-10-02T19:15:11Z">
              <w:r w:rsidRPr="00B35FCF">
                <w:rPr>
                  <w:rFonts w:eastAsia="Aptos" w:cs="Segoe UI"/>
                  <w:color w:val="000000" w:themeColor="text1"/>
                  <w:sz w:val="18"/>
                  <w:szCs w:val="18"/>
                </w:rPr>
                <w:delText>-7.6%</w:delText>
              </w:r>
            </w:del>
            <w:ins w:id="9114" w:author="Stephen Stretton"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794B6" w14:textId="77777777" w:rsidR="005B5075" w:rsidRPr="00B35FCF" w:rsidRDefault="005B5075" w:rsidP="0013538E">
            <w:pPr>
              <w:spacing w:after="0" w:line="240" w:lineRule="auto"/>
              <w:jc w:val="center"/>
              <w:rPr>
                <w:rFonts w:eastAsia="Aptos" w:cs="Segoe UI"/>
                <w:color w:val="000000" w:themeColor="text1"/>
                <w:sz w:val="18"/>
                <w:szCs w:val="18"/>
              </w:rPr>
            </w:pPr>
            <w:del w:id="9115" w:author="Stephen Stretton" w:date="2026-10-02T19:15:11Z">
              <w:r w:rsidRPr="00B35FCF">
                <w:rPr>
                  <w:rFonts w:eastAsia="Aptos" w:cs="Segoe UI"/>
                  <w:color w:val="000000" w:themeColor="text1"/>
                  <w:sz w:val="18"/>
                  <w:szCs w:val="18"/>
                </w:rPr>
                <w:delText>-7.6%</w:delText>
              </w:r>
            </w:del>
            <w:ins w:id="9116" w:author="Stephen Stretton" w:date="2026-10-02T19:15:11Z">
              <w:r>
                <w:rPr>
                  <w:rFonts w:eastAsia="Aptos" w:cs="Segoe UI"/>
                  <w:color w:val="000000" w:themeColor="text1"/>
                  <w:sz w:val="18"/>
                  <w:szCs w:val="18"/>
                </w:rPr>
                <w:t xml:space="preserve">-5.0%</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0F6D7" w14:textId="77777777" w:rsidR="005B5075" w:rsidRPr="00A75475" w:rsidRDefault="005B5075" w:rsidP="0013538E">
            <w:pPr>
              <w:spacing w:after="0" w:line="240" w:lineRule="auto"/>
              <w:jc w:val="center"/>
              <w:rPr>
                <w:rFonts w:eastAsia="Aptos" w:cs="Segoe UI"/>
                <w:color w:val="000000" w:themeColor="text1"/>
                <w:sz w:val="18"/>
                <w:szCs w:val="18"/>
              </w:rPr>
            </w:pPr>
            <w:del w:id="9117" w:author="Stephen Stretton" w:date="2026-10-02T19:15:11Z">
              <w:r w:rsidRPr="00B35FCF">
                <w:rPr>
                  <w:rFonts w:eastAsia="Aptos" w:cs="Segoe UI"/>
                  <w:color w:val="000000" w:themeColor="text1"/>
                  <w:sz w:val="18"/>
                  <w:szCs w:val="18"/>
                </w:rPr>
                <w:delText>345</w:delText>
              </w:r>
            </w:del>
            <w:ins w:id="9118" w:author="Stephen Stretton" w:date="2026-10-02T19:15:11Z">
              <w:r>
                <w:rPr>
                  <w:rFonts w:eastAsia="Aptos" w:cs="Segoe UI"/>
                  <w:color w:val="000000" w:themeColor="text1"/>
                  <w:sz w:val="18"/>
                  <w:szCs w:val="18"/>
                </w:rPr>
                <w:t xml:space="preserve">491</w:t>
              </w:r>
            </w:ins>
          </w:p>
        </w:tc>
      </w:tr>
      <w:tr w:rsidR="005B5075" w:rsidRPr="00A75475" w14:paraId="24F73824" w14:textId="77777777" w:rsidTr="0013538E">
        <w:trPr>
          <w:trHeight w:val="66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811DF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3C</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576806E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on heavy industry</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w:t>
            </w:r>
            <w:del w:id="50012" w:author="Stephen Stretton" w:date="2026-10-04T09:00:00Z">
              <w:r>
                <w:rPr>
                  <w:rFonts w:eastAsia="Aptos" w:cs="Segoe UI"/>
                  <w:b/>
                  <w:bCs/>
                  <w:color w:val="000000" w:themeColor="text1"/>
                  <w:sz w:val="18"/>
                  <w:szCs w:val="18"/>
                </w:rPr>
                <w:delText xml:space="preserve">rebate for industrial abatement</w:delText>
              </w:r>
            </w:del>
            <w:ins w:id="50013" w:author="Stephen Stretton" w:date="2026-10-04T09:00:00Z">
              <w:r>
                <w:rPr>
                  <w:rFonts w:eastAsia="Aptos" w:cs="Segoe UI"/>
                  <w:b/>
                  <w:bCs/>
                  <w:color w:val="000000" w:themeColor="text1"/>
                  <w:sz w:val="18"/>
                  <w:szCs w:val="18"/>
                </w:rPr>
                <w:t xml:space="preserve">industrial abatement rebate</w:t>
              </w:r>
            </w:ins>
          </w:p>
        </w:tc>
        <w:tc>
          <w:tcPr>
            <w:tcW w:w="608" w:type="pct"/>
            <w:vMerge/>
            <w:tcBorders>
              <w:top w:val="single" w:sz="4" w:space="0" w:color="auto"/>
              <w:left w:val="single" w:sz="4" w:space="0" w:color="auto"/>
              <w:bottom w:val="single" w:sz="4" w:space="0" w:color="auto"/>
              <w:right w:val="single" w:sz="4" w:space="0" w:color="auto"/>
            </w:tcBorders>
            <w:vAlign w:val="center"/>
          </w:tcPr>
          <w:p w14:paraId="4CDE2BF4"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02490D88"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8BE5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(abatement)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C238C" w14:textId="77777777" w:rsidR="005B5075" w:rsidRPr="00B35FCF" w:rsidRDefault="005B5075" w:rsidP="0013538E">
            <w:pPr>
              <w:spacing w:after="0" w:line="240" w:lineRule="auto"/>
              <w:jc w:val="center"/>
              <w:rPr>
                <w:rFonts w:eastAsia="Aptos" w:cs="Segoe UI"/>
                <w:color w:val="000000" w:themeColor="text1"/>
                <w:sz w:val="18"/>
                <w:szCs w:val="18"/>
              </w:rPr>
            </w:pPr>
            <w:del w:id="40005" w:author="Stephen Stretton" w:date="2026-10-03T18:00:00Z">
              <w:r>
                <w:rPr>
                  <w:rFonts w:eastAsia="Aptos" w:cs="Segoe UI"/>
                  <w:color w:val="000000" w:themeColor="text1"/>
                  <w:sz w:val="18"/>
                  <w:szCs w:val="18"/>
                </w:rPr>
                <w:delText xml:space="preserve">0.0</w:delText>
              </w:r>
            </w:del>
            <w:ins w:id="40006" w:author="Stephen Stretton" w:date="2026-10-03T18:00:00Z">
              <w:r>
                <w:rPr>
                  <w:rFonts w:eastAsia="Aptos" w:cs="Segoe UI"/>
                  <w:color w:val="000000" w:themeColor="text1"/>
                  <w:sz w:val="18"/>
                  <w:szCs w:val="18"/>
                </w:rPr>
                <w:t xml:space="preserve">0.4</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7C84F5" w14:textId="77777777" w:rsidR="005B5075" w:rsidRPr="00B35FCF" w:rsidRDefault="005B5075" w:rsidP="0013538E">
            <w:pPr>
              <w:spacing w:after="0" w:line="240" w:lineRule="auto"/>
              <w:jc w:val="center"/>
              <w:rPr>
                <w:rFonts w:eastAsia="Aptos" w:cs="Segoe UI"/>
                <w:color w:val="000000" w:themeColor="text1"/>
                <w:sz w:val="18"/>
                <w:szCs w:val="18"/>
              </w:rPr>
            </w:pPr>
            <w:del w:id="9119" w:author="Stephen Stretton" w:date="2026-10-02T19:15:11Z">
              <w:r w:rsidRPr="00B35FCF">
                <w:rPr>
                  <w:rFonts w:eastAsia="Aptos" w:cs="Segoe UI"/>
                  <w:color w:val="000000" w:themeColor="text1"/>
                  <w:sz w:val="18"/>
                  <w:szCs w:val="18"/>
                </w:rPr>
                <w:delText>-24.5</w:delText>
              </w:r>
            </w:del>
            <w:ins w:id="9120" w:author="Stephen Stretton" w:date="2026-10-02T19:15:11Z">
              <w:r>
                <w:rPr>
                  <w:rFonts w:eastAsia="Aptos" w:cs="Segoe UI"/>
                  <w:color w:val="000000" w:themeColor="text1"/>
                  <w:sz w:val="18"/>
                  <w:szCs w:val="18"/>
                </w:rPr>
                <w:t xml:space="preserve">-33.0</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56F5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D2942" w14:textId="77777777" w:rsidR="005B5075" w:rsidRPr="00B35FCF" w:rsidRDefault="005B5075" w:rsidP="0013538E">
            <w:pPr>
              <w:spacing w:after="0" w:line="240" w:lineRule="auto"/>
              <w:jc w:val="center"/>
              <w:rPr>
                <w:rFonts w:eastAsia="Aptos" w:cs="Segoe UI"/>
                <w:color w:val="000000" w:themeColor="text1"/>
                <w:sz w:val="18"/>
                <w:szCs w:val="18"/>
              </w:rPr>
            </w:pPr>
            <w:del w:id="9121" w:author="Stephen Stretton" w:date="2026-10-02T19:15:11Z">
              <w:r w:rsidRPr="00B35FCF">
                <w:rPr>
                  <w:rFonts w:eastAsia="Aptos" w:cs="Segoe UI"/>
                  <w:color w:val="000000" w:themeColor="text1"/>
                  <w:sz w:val="18"/>
                  <w:szCs w:val="18"/>
                </w:rPr>
                <w:delText>-13.1%</w:delText>
              </w:r>
            </w:del>
            <w:ins w:id="9122" w:author="Stephen Stretton" w:date="2026-10-02T19:15:11Z">
              <w:r>
                <w:rPr>
                  <w:rFonts w:eastAsia="Aptos" w:cs="Segoe UI"/>
                  <w:color w:val="000000" w:themeColor="text1"/>
                  <w:sz w:val="18"/>
                  <w:szCs w:val="18"/>
                </w:rPr>
                <w:t xml:space="preserve">-23.1%</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49BDA" w14:textId="77777777" w:rsidR="005B5075" w:rsidRPr="00B35FCF" w:rsidRDefault="005B5075" w:rsidP="0013538E">
            <w:pPr>
              <w:spacing w:after="0" w:line="240" w:lineRule="auto"/>
              <w:jc w:val="center"/>
              <w:rPr>
                <w:rFonts w:eastAsia="Aptos" w:cs="Segoe UI"/>
                <w:color w:val="000000" w:themeColor="text1"/>
                <w:sz w:val="18"/>
                <w:szCs w:val="18"/>
              </w:rPr>
            </w:pPr>
            <w:del w:id="9123" w:author="Stephen Stretton" w:date="2026-10-02T19:15:11Z">
              <w:r w:rsidRPr="00B35FCF">
                <w:rPr>
                  <w:rFonts w:eastAsia="Aptos" w:cs="Segoe UI"/>
                  <w:color w:val="000000" w:themeColor="text1"/>
                  <w:sz w:val="18"/>
                  <w:szCs w:val="18"/>
                </w:rPr>
                <w:delText>-30.4%</w:delText>
              </w:r>
            </w:del>
            <w:ins w:id="9124" w:author="Stephen Stretton" w:date="2026-10-02T19:15:11Z">
              <w:r>
                <w:rPr>
                  <w:rFonts w:eastAsia="Aptos" w:cs="Segoe UI"/>
                  <w:color w:val="000000" w:themeColor="text1"/>
                  <w:sz w:val="18"/>
                  <w:szCs w:val="18"/>
                </w:rPr>
                <w:t xml:space="preserve">-53.1%</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BA9A0" w14:textId="77777777" w:rsidR="005B5075" w:rsidRPr="00A75475" w:rsidRDefault="005B5075" w:rsidP="0013538E">
            <w:pPr>
              <w:spacing w:after="0" w:line="240" w:lineRule="auto"/>
              <w:jc w:val="center"/>
              <w:rPr>
                <w:rFonts w:eastAsia="Aptos" w:cs="Segoe UI"/>
                <w:color w:val="000000" w:themeColor="text1"/>
                <w:sz w:val="18"/>
                <w:szCs w:val="18"/>
              </w:rPr>
            </w:pPr>
            <w:del w:id="9125" w:author="Stephen Stretton" w:date="2026-10-02T19:15:11Z">
              <w:r w:rsidRPr="00B35FCF">
                <w:rPr>
                  <w:rFonts w:eastAsia="Aptos" w:cs="Segoe UI"/>
                  <w:color w:val="000000" w:themeColor="text1"/>
                  <w:sz w:val="18"/>
                  <w:szCs w:val="18"/>
                </w:rPr>
                <w:delText>621</w:delText>
              </w:r>
            </w:del>
            <w:ins w:id="9126" w:author="Stephen Stretton" w:date="2026-10-02T19:15:11Z">
              <w:r>
                <w:rPr>
                  <w:rFonts w:eastAsia="Aptos" w:cs="Segoe UI"/>
                  <w:color w:val="000000" w:themeColor="text1"/>
                  <w:sz w:val="18"/>
                  <w:szCs w:val="18"/>
                </w:rPr>
                <w:t xml:space="preserve">646</w:t>
              </w:r>
            </w:ins>
          </w:p>
        </w:tc>
      </w:tr>
    </w:tbl>
    <w:p w14:paraId="3B318ED3" w14:textId="77777777" w:rsidR="005B5075" w:rsidRPr="00B35FCF" w:rsidRDefault="005B5075" w:rsidP="005B5075">
      <w:pPr>
        <w:spacing w:afterLines="120" w:after="288" w:line="250" w:lineRule="auto"/>
        <w:jc w:val="center"/>
        <w:rPr>
          <w:sz w:val="18"/>
          <w:szCs w:val="18"/>
        </w:rPr>
      </w:pPr>
      <w:r w:rsidRPr="00B35FCF">
        <w:rPr>
          <w:sz w:val="18"/>
          <w:szCs w:val="18"/>
        </w:rPr>
        <w:lastRenderedPageBreak/>
        <w:t>Source: results of CPAT modeling</w:t>
      </w:r>
    </w:p>
    <w:p w14:paraId="15F698AC" w14:textId="77777777" w:rsidR="005B5075" w:rsidRDefault="005B5075" w:rsidP="005B5075">
      <w:pPr>
        <w:pStyle w:val="Heading3"/>
        <w:spacing w:before="0" w:afterLines="120" w:after="288" w:line="250" w:lineRule="auto"/>
      </w:pPr>
      <w:r>
        <w:t>Modeled p</w:t>
      </w:r>
      <w:r w:rsidRPr="00B773DA">
        <w:t xml:space="preserve">olicy </w:t>
      </w:r>
      <w:commentRangeStart w:id="0"/>
      <w:r>
        <w:t>scenarios</w:t>
      </w:r>
      <w:commentRangeEnd w:id="0"/>
      <w:r>
        <w:rPr>
          <w:rStyle w:val="CommentReference"/>
          <w:sz w:val="28"/>
          <w:szCs w:val="28"/>
        </w:rPr>
        <w:commentReference w:id="0"/>
      </w:r>
    </w:p>
    <w:p w14:paraId="304BAA05" w14:textId="77777777" w:rsidR="005B5075" w:rsidRDefault="005B5075" w:rsidP="005B5075">
      <w:pPr>
        <w:spacing w:afterLines="120" w:after="288" w:line="250" w:lineRule="auto"/>
      </w:pPr>
      <w:r>
        <w:rPr>
          <w:rFonts w:eastAsia="Segoe UI" w:cs="Segoe UI"/>
          <w:b/>
          <w:bCs/>
        </w:rPr>
        <w:t xml:space="preserve">The first scenario (1A) represents the </w:t>
      </w:r>
      <w:del w:id="70003" w:author="Stephen Stretton" w:date="2026-10-05T12:00:00Z">
        <w:r>
          <w:rPr>
            <w:rFonts w:eastAsia="Segoe UI" w:cs="Segoe UI"/>
            <w:b/>
            <w:bCs/>
          </w:rPr>
          <w:delText xml:space="preserve">most comprehensive option</w:delText>
        </w:r>
      </w:del>
      <w:ins w:id="70004" w:author="Stephen Stretton" w:date="2026-10-05T12:00:00Z">
        <w:r>
          <w:rPr>
            <w:rFonts w:eastAsia="Segoe UI" w:cs="Segoe UI"/>
            <w:b/>
            <w:bCs/>
          </w:rPr>
          <w:t xml:space="preserve">most comprehensive scenario</w:t>
        </w:r>
      </w:ins>
      <w:r>
        <w:rPr>
          <w:rFonts w:eastAsia="Segoe UI" w:cs="Segoe UI"/>
          <w:b/>
          <w:bCs/>
        </w:rPr>
        <w:t>.</w:t>
      </w:r>
      <w:r w:rsidRPr="285A2F06">
        <w:rPr>
          <w:rFonts w:eastAsia="Segoe UI" w:cs="Segoe UI"/>
          <w:b/>
          <w:bCs/>
        </w:rPr>
        <w:t xml:space="preserve"> </w:t>
      </w:r>
      <w:r w:rsidRPr="00B35FCF">
        <w:rPr>
          <w:rFonts w:eastAsia="Segoe UI" w:cs="Segoe UI"/>
        </w:rPr>
        <w:t>It combines an upstream carbon levy on all fossil fuel consumption with a downstream charge on process emissions in CBAM sectors.</w:t>
      </w:r>
      <w:r w:rsidRPr="285A2F06">
        <w:rPr>
          <w:rFonts w:eastAsia="Segoe UI" w:cs="Segoe UI"/>
          <w:b/>
          <w:bCs/>
        </w:rPr>
        <w:t xml:space="preserve"> </w:t>
      </w:r>
      <w:r>
        <w:rPr>
          <w:rFonts w:eastAsia="Segoe UI" w:cs="Segoe UI"/>
        </w:rPr>
        <w:t>Modeled</w:t>
      </w:r>
      <w:r w:rsidRPr="285A2F06">
        <w:rPr>
          <w:rFonts w:eastAsia="Segoe UI" w:cs="Segoe UI"/>
        </w:rPr>
        <w:t xml:space="preserve"> as energy-related CO₂ across all sectors plus CBAM process emissions, </w:t>
      </w:r>
      <w:r>
        <w:rPr>
          <w:rFonts w:eastAsia="Segoe UI" w:cs="Segoe UI"/>
        </w:rPr>
        <w:t xml:space="preserve">it </w:t>
      </w:r>
      <w:r w:rsidRPr="285A2F06">
        <w:rPr>
          <w:rFonts w:eastAsia="Segoe UI" w:cs="Segoe UI"/>
        </w:rPr>
        <w:t>achiev</w:t>
      </w:r>
      <w:r>
        <w:rPr>
          <w:rFonts w:eastAsia="Segoe UI" w:cs="Segoe UI"/>
        </w:rPr>
        <w:t>es</w:t>
      </w:r>
      <w:r w:rsidRPr="285A2F06">
        <w:rPr>
          <w:rFonts w:eastAsia="Segoe UI" w:cs="Segoe UI"/>
        </w:rPr>
        <w:t xml:space="preserve"> the broadest coverage in the matrix at </w:t>
      </w:r>
      <w:del w:id="9001" w:author="Stephen Stretton" w:date="2026-10-02T19:15:11Z">
        <w:r w:rsidRPr="285A2F06">
          <w:rPr>
            <w:rFonts w:eastAsia="Segoe UI" w:cs="Segoe UI"/>
          </w:rPr>
          <w:delText xml:space="preserve">72</w:delText>
        </w:r>
        <w:r>
          <w:rPr>
            <w:rFonts w:eastAsia="Segoe UI" w:cs="Segoe UI"/>
          </w:rPr>
          <w:delText>%</w:delText>
        </w:r>
      </w:del>
      <w:ins w:id="9002" w:author="Stephen Stretton" w:date="2026-10-02T19:15:11Z">
        <w:r>
          <w:rPr>
            <w:rFonts w:eastAsia="Segoe UI" w:cs="Segoe UI"/>
          </w:rPr>
          <w:t xml:space="preserve">63%</w:t>
        </w:r>
      </w:ins>
      <w:r>
        <w:rPr>
          <w:rFonts w:eastAsia="Segoe UI" w:cs="Segoe UI"/>
        </w:rPr>
        <w:t xml:space="preserve"> </w:t>
      </w:r>
      <w:del w:id="50042" w:author="Stephen Stretton" w:date="2026-10-04T09:00:00Z">
        <w:r>
          <w:rPr>
            <w:rFonts w:eastAsia="Segoe UI" w:cs="Segoe UI"/>
          </w:rPr>
          <w:delText xml:space="preserve">of national </w:delText>
        </w:r>
      </w:del>
      <w:del w:id="50041" w:author="Stephen Stretton" w:date="2026-10-04T09:00:00Z">
        <w:r>
          <w:rPr>
            <w:rFonts w:eastAsia="Segoe UI" w:cs="Segoe UI"/>
          </w:rPr>
          <w:delText xml:space="preserve">GHG</w:delText>
        </w:r>
      </w:del>
      <w:del w:id="50039" w:author="Stephen Stretton" w:date="2026-10-04T09:00:00Z">
        <w:r>
          <w:rPr>
            <w:rFonts w:eastAsia="Segoe UI" w:cs="Segoe UI"/>
          </w:rPr>
          <w:delText xml:space="preserve">.</w:delText>
        </w:r>
      </w:del>
      <w:ins w:id="50040" w:author="Stephen Stretton" w:date="2026-10-04T09:00:00Z">
        <w:r>
          <w:rPr>
            <w:rFonts w:eastAsia="Segoe UI" w:cs="Segoe UI"/>
          </w:rPr>
          <w:t xml:space="preserve">of national GHG emissions.</w:t>
        </w:r>
      </w:ins>
      <w:r>
        <w:rPr>
          <w:rFonts w:eastAsia="Segoe UI" w:cs="Segoe UI"/>
        </w:rPr>
        <w:t xml:space="preserve"> The </w:t>
      </w:r>
      <w:r>
        <w:rPr>
          <w:rFonts w:eastAsia="Segoe UI" w:cs="Segoe UI"/>
        </w:rPr>
        <w:t xml:space="preserve">scenario </w:t>
      </w:r>
      <w:r w:rsidRPr="285A2F06">
        <w:rPr>
          <w:rFonts w:eastAsia="Segoe UI" w:cs="Segoe UI"/>
        </w:rPr>
        <w:t>applie</w:t>
      </w:r>
      <w:r>
        <w:rPr>
          <w:rFonts w:eastAsia="Segoe UI" w:cs="Segoe UI"/>
        </w:rPr>
        <w:t>s</w:t>
      </w:r>
      <w:r w:rsidRPr="285A2F06">
        <w:rPr>
          <w:rFonts w:eastAsia="Segoe UI" w:cs="Segoe UI"/>
        </w:rPr>
        <w:t xml:space="preserve"> </w:t>
      </w:r>
      <w:r>
        <w:rPr>
          <w:rFonts w:eastAsia="Segoe UI" w:cs="Segoe UI"/>
        </w:rPr>
        <w:t xml:space="preserve">a </w:t>
      </w:r>
      <w:r w:rsidRPr="285A2F06">
        <w:rPr>
          <w:rFonts w:eastAsia="Segoe UI" w:cs="Segoe UI"/>
        </w:rPr>
        <w:t xml:space="preserve">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w:t>
      </w:r>
      <w:r>
        <w:rPr>
          <w:rFonts w:eastAsia="Segoe UI" w:cs="Segoe UI"/>
        </w:rPr>
        <w:t xml:space="preserve">levy </w:t>
      </w:r>
      <w:r w:rsidRPr="285A2F06">
        <w:rPr>
          <w:rFonts w:eastAsia="Segoe UI" w:cs="Segoe UI"/>
        </w:rPr>
        <w:t xml:space="preserve">from 2028, supplemented by a separate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fee on CBAM-sector process emissions, with revenues recycled to non-green public investment.</w:t>
      </w:r>
    </w:p>
    <w:p w14:paraId="61C649BF" w14:textId="77777777" w:rsidR="005B5075" w:rsidRDefault="005B5075" w:rsidP="005B5075">
      <w:pPr>
        <w:spacing w:afterLines="120" w:after="288" w:line="250" w:lineRule="auto"/>
      </w:pPr>
      <w:del w:id="70005" w:author="Stephen Stretton" w:date="2026-10-05T12:00:00Z">
        <w:r>
          <w:rPr>
            <w:rFonts w:eastAsia="Segoe UI" w:cs="Segoe UI"/>
            <w:b/>
            <w:bCs/>
          </w:rPr>
          <w:delText xml:space="preserve">The second family</w:delText>
        </w:r>
      </w:del>
      <w:ins w:id="70006" w:author="Stephen Stretton" w:date="2026-10-05T12:00:00Z">
        <w:r>
          <w:rPr>
            <w:rFonts w:eastAsia="Segoe UI" w:cs="Segoe UI"/>
            <w:b/>
            <w:bCs/>
          </w:rPr>
          <w:t xml:space="preserve">The second set of scenarios</w:t>
        </w:r>
      </w:ins>
      <w:r>
        <w:rPr>
          <w:rFonts w:eastAsia="Segoe UI" w:cs="Segoe UI"/>
          <w:b/>
          <w:bCs/>
        </w:rPr>
        <w:t xml:space="preserve"> (2A and 2B)</w:t>
      </w:r>
      <w:r>
        <w:rPr>
          <w:rFonts w:eastAsia="Segoe UI" w:cs="Segoe UI"/>
          <w:b/>
          <w:bCs/>
        </w:rPr>
        <w:t xml:space="preserve"> </w:t>
      </w:r>
      <w:del w:id="60016" w:author="Stephen Stretton" w:date="2026-10-04T12:00:00Z">
        <w:r>
          <w:rPr>
            <w:rFonts w:eastAsia="Segoe UI" w:cs="Segoe UI"/>
            <w:b/>
            <w:bCs/>
          </w:rPr>
          <w:delText xml:space="preserve">model upstream</w:delText>
        </w:r>
      </w:del>
      <w:ins w:id="60017" w:author="Stephen Stretton" w:date="2026-10-04T12:00:00Z">
        <w:r>
          <w:rPr>
            <w:rFonts w:eastAsia="Segoe UI" w:cs="Segoe UI"/>
            <w:b/>
            <w:bCs/>
          </w:rPr>
          <w:t xml:space="preserve">models upstream</w:t>
        </w:r>
      </w:ins>
      <w:r>
        <w:rPr>
          <w:rFonts w:eastAsia="Segoe UI" w:cs="Segoe UI"/>
          <w:b/>
          <w:bCs/>
        </w:rPr>
        <w:t xml:space="preserve"> carbon pricing, while</w:t>
      </w:r>
      <w:r w:rsidRPr="285A2F06">
        <w:rPr>
          <w:rFonts w:eastAsia="Segoe UI" w:cs="Segoe UI"/>
          <w:b/>
          <w:bCs/>
        </w:rPr>
        <w:t xml:space="preserve"> isolat</w:t>
      </w:r>
      <w:r>
        <w:rPr>
          <w:rFonts w:eastAsia="Segoe UI" w:cs="Segoe UI"/>
          <w:b/>
          <w:bCs/>
        </w:rPr>
        <w:t>ing</w:t>
      </w:r>
      <w:r w:rsidRPr="285A2F06">
        <w:rPr>
          <w:rFonts w:eastAsia="Segoe UI" w:cs="Segoe UI"/>
          <w:b/>
          <w:bCs/>
        </w:rPr>
        <w:t xml:space="preserve"> the effect of revenue recycling by holding the policy design otherwise constant. </w:t>
      </w:r>
      <w:r w:rsidRPr="285A2F06">
        <w:rPr>
          <w:rFonts w:eastAsia="Segoe UI" w:cs="Segoe UI"/>
        </w:rPr>
        <w:t xml:space="preserve">Both </w:t>
      </w:r>
      <w:r>
        <w:rPr>
          <w:rFonts w:eastAsia="Segoe UI" w:cs="Segoe UI"/>
        </w:rPr>
        <w:t xml:space="preserve">scenarios </w:t>
      </w:r>
      <w:r w:rsidRPr="285A2F06">
        <w:rPr>
          <w:rFonts w:eastAsia="Segoe UI" w:cs="Segoe UI"/>
        </w:rPr>
        <w:t xml:space="preserve">apply an upstream carbon levy on all fossil fuel consumption, modeled as a 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 price</w:t>
      </w:r>
      <w:r w:rsidRPr="285A2F06">
        <w:rPr>
          <w:rFonts w:eastAsia="Segoe UI" w:cs="Segoe UI"/>
        </w:rPr>
        <w:t xml:space="preserve"> from 2028, </w:t>
      </w:r>
      <w:r>
        <w:rPr>
          <w:rFonts w:eastAsia="Segoe UI" w:cs="Segoe UI"/>
        </w:rPr>
        <w:t xml:space="preserve">on </w:t>
      </w:r>
      <w:r w:rsidRPr="285A2F06">
        <w:rPr>
          <w:rFonts w:eastAsia="Segoe UI" w:cs="Segoe UI"/>
        </w:rPr>
        <w:t>energy</w:t>
      </w:r>
      <w:r>
        <w:rPr>
          <w:rFonts w:eastAsia="Segoe UI" w:cs="Segoe UI"/>
        </w:rPr>
        <w:t>-related</w:t>
      </w:r>
      <w:r w:rsidRPr="285A2F06">
        <w:rPr>
          <w:rFonts w:eastAsia="Segoe UI" w:cs="Segoe UI"/>
        </w:rPr>
        <w:t xml:space="preserve"> CO₂ across all sectors</w:t>
      </w:r>
      <w:r>
        <w:rPr>
          <w:rFonts w:eastAsia="Segoe UI" w:cs="Segoe UI"/>
        </w:rPr>
        <w:t>,</w:t>
      </w:r>
      <w:r w:rsidRPr="285A2F06">
        <w:rPr>
          <w:rFonts w:eastAsia="Segoe UI" w:cs="Segoe UI"/>
        </w:rPr>
        <w:t xml:space="preserve"> </w:t>
      </w:r>
      <w:r>
        <w:rPr>
          <w:rFonts w:eastAsia="Segoe UI" w:cs="Segoe UI"/>
        </w:rPr>
        <w:t xml:space="preserve">which </w:t>
      </w:r>
      <w:r w:rsidRPr="285A2F06">
        <w:rPr>
          <w:rFonts w:eastAsia="Segoe UI" w:cs="Segoe UI"/>
        </w:rPr>
        <w:t>cover</w:t>
      </w:r>
      <w:r>
        <w:rPr>
          <w:rFonts w:eastAsia="Segoe UI" w:cs="Segoe UI"/>
        </w:rPr>
        <w:t>s</w:t>
      </w:r>
      <w:r w:rsidRPr="285A2F06">
        <w:rPr>
          <w:rFonts w:eastAsia="Segoe UI" w:cs="Segoe UI"/>
        </w:rPr>
        <w:t xml:space="preserve"> </w:t>
      </w:r>
      <w:del w:id="9003" w:author="Stephen Stretton" w:date="2026-10-02T19:15:11Z">
        <w:r w:rsidRPr="285A2F06">
          <w:rPr>
            <w:rFonts w:eastAsia="Segoe UI" w:cs="Segoe UI"/>
          </w:rPr>
          <w:delText xml:space="preserve">65</w:delText>
        </w:r>
        <w:r>
          <w:rPr>
            <w:rFonts w:eastAsia="Segoe UI" w:cs="Segoe UI"/>
          </w:rPr>
          <w:delText>%</w:delText>
        </w:r>
      </w:del>
      <w:ins w:id="9004" w:author="Stephen Stretton" w:date="2026-10-02T19:15:11Z">
        <w:r>
          <w:rPr>
            <w:rFonts w:eastAsia="Segoe UI" w:cs="Segoe UI"/>
          </w:rPr>
          <w:t xml:space="preserve">57%</w:t>
        </w:r>
      </w:ins>
      <w:r>
        <w:rPr>
          <w:rFonts w:eastAsia="Segoe UI" w:cs="Segoe UI"/>
        </w:rPr>
        <w:t xml:space="preserve"> </w:t>
      </w:r>
      <w:del w:id="50050" w:author="Stephen Stretton" w:date="2026-10-04T09:00:00Z">
        <w:r>
          <w:rPr>
            <w:rFonts w:eastAsia="Segoe UI" w:cs="Segoe UI"/>
          </w:rPr>
          <w:delText xml:space="preserve">of national </w:delText>
        </w:r>
      </w:del>
      <w:del w:id="50049" w:author="Stephen Stretton" w:date="2026-10-04T09:00:00Z">
        <w:r>
          <w:rPr>
            <w:rFonts w:eastAsia="Segoe UI" w:cs="Segoe UI"/>
          </w:rPr>
          <w:delText xml:space="preserve">GHG</w:delText>
        </w:r>
      </w:del>
      <w:del w:id="50047" w:author="Stephen Stretton" w:date="2026-10-04T09:00:00Z">
        <w:r>
          <w:rPr>
            <w:rFonts w:eastAsia="Segoe UI" w:cs="Segoe UI"/>
          </w:rPr>
          <w:delText xml:space="preserve">.</w:delText>
        </w:r>
      </w:del>
      <w:ins w:id="50048" w:author="Stephen Stretton" w:date="2026-10-04T09:00:00Z">
        <w:r>
          <w:rPr>
            <w:rFonts w:eastAsia="Segoe UI" w:cs="Segoe UI"/>
          </w:rPr>
          <w:t xml:space="preserve">of national GHG emissions.</w:t>
        </w:r>
      </w:ins>
      <w:r>
        <w:rPr>
          <w:rFonts w:eastAsia="Segoe UI" w:cs="Segoe UI"/>
        </w:rPr>
        <w:t xml:space="preserve"> The two variants differ only in the use of proceeds: 2A directs revenues to non-green public investment, while 2B returns them to households</w:t>
      </w:r>
      <w:r>
        <w:rPr>
          <w:rFonts w:eastAsia="Segoe UI" w:cs="Segoe UI"/>
        </w:rPr>
        <w:t xml:space="preserve"> on a per-capita basis.</w:t>
      </w:r>
      <w:r w:rsidRPr="285A2F06">
        <w:rPr>
          <w:rFonts w:eastAsia="Segoe UI" w:cs="Segoe UI"/>
        </w:rPr>
        <w:t xml:space="preserve"> </w:t>
      </w:r>
      <w:r>
        <w:rPr>
          <w:rFonts w:eastAsia="Segoe UI" w:cs="Segoe UI"/>
        </w:rPr>
        <w:t xml:space="preserve">This </w:t>
      </w:r>
      <w:r w:rsidRPr="285A2F06">
        <w:rPr>
          <w:rFonts w:eastAsia="Segoe UI" w:cs="Segoe UI"/>
        </w:rPr>
        <w:t>allow</w:t>
      </w:r>
      <w:r>
        <w:rPr>
          <w:rFonts w:eastAsia="Segoe UI" w:cs="Segoe UI"/>
        </w:rPr>
        <w:t>s</w:t>
      </w:r>
      <w:r w:rsidRPr="285A2F06">
        <w:rPr>
          <w:rFonts w:eastAsia="Segoe UI" w:cs="Segoe UI"/>
        </w:rPr>
        <w:t xml:space="preserve"> a </w:t>
      </w:r>
      <w:r>
        <w:rPr>
          <w:rFonts w:eastAsia="Segoe UI" w:cs="Segoe UI"/>
        </w:rPr>
        <w:t>direct</w:t>
      </w:r>
      <w:r w:rsidRPr="285A2F06">
        <w:rPr>
          <w:rFonts w:eastAsia="Segoe UI" w:cs="Segoe UI"/>
        </w:rPr>
        <w:t xml:space="preserve"> comparison of the distributional and macroeconomic consequences of the recycling choice.</w:t>
      </w:r>
    </w:p>
    <w:p w14:paraId="0F080C9E" w14:textId="77777777" w:rsidR="005B5075" w:rsidRPr="00B35FCF" w:rsidRDefault="005B5075" w:rsidP="005B5075">
      <w:pPr>
        <w:spacing w:afterLines="120" w:after="288" w:line="250" w:lineRule="auto"/>
        <w:rPr>
          <w:sz w:val="20"/>
          <w:szCs w:val="20"/>
        </w:rPr>
      </w:pPr>
      <w:del w:id="70007" w:author="Stephen Stretton" w:date="2026-10-05T12:00:00Z">
        <w:r>
          <w:rPr>
            <w:rFonts w:eastAsia="Segoe UI" w:cs="Segoe UI"/>
            <w:b/>
            <w:bCs/>
          </w:rPr>
          <w:delText xml:space="preserve">The third family</w:delText>
        </w:r>
      </w:del>
      <w:ins w:id="70008" w:author="Stephen Stretton" w:date="2026-10-05T12:00:00Z">
        <w:r>
          <w:rPr>
            <w:rFonts w:eastAsia="Segoe UI" w:cs="Segoe UI"/>
            <w:b/>
            <w:bCs/>
          </w:rPr>
          <w:t xml:space="preserve">The third set of scenarios</w:t>
        </w:r>
      </w:ins>
      <w:r>
        <w:rPr>
          <w:rFonts w:eastAsia="Segoe UI" w:cs="Segoe UI"/>
          <w:b/>
          <w:bCs/>
        </w:rPr>
        <w:t xml:space="preserve"> (3A, 3B, and 3C) examines </w:t>
      </w:r>
      <w:r>
        <w:rPr>
          <w:rFonts w:eastAsia="Segoe UI" w:cs="Segoe UI"/>
          <w:b/>
          <w:bCs/>
        </w:rPr>
        <w:t xml:space="preserve">downstream </w:t>
      </w:r>
      <w:r w:rsidRPr="285A2F06">
        <w:rPr>
          <w:rFonts w:eastAsia="Segoe UI" w:cs="Segoe UI"/>
          <w:b/>
          <w:bCs/>
        </w:rPr>
        <w:t>pricing on heavy industry</w:t>
      </w:r>
      <w:r>
        <w:rPr>
          <w:rFonts w:eastAsia="Segoe UI" w:cs="Segoe UI"/>
        </w:rPr>
        <w:t xml:space="preserve">. It represents the </w:t>
      </w:r>
      <w:del w:id="70009" w:author="Stephen Stretton" w:date="2026-10-05T12:00:00Z">
        <w:r>
          <w:rPr>
            <w:rFonts w:eastAsia="Segoe UI" w:cs="Segoe UI"/>
          </w:rPr>
          <w:delText xml:space="preserve">narrowest option</w:delText>
        </w:r>
      </w:del>
      <w:ins w:id="70010" w:author="Stephen Stretton" w:date="2026-10-05T12:00:00Z">
        <w:r>
          <w:rPr>
            <w:rFonts w:eastAsia="Segoe UI" w:cs="Segoe UI"/>
          </w:rPr>
          <w:t xml:space="preserve">narrowest scenario</w:t>
        </w:r>
      </w:ins>
      <w:r>
        <w:rPr>
          <w:rFonts w:eastAsia="Segoe UI" w:cs="Segoe UI"/>
        </w:rPr>
        <w:t xml:space="preserve"> at roughly </w:t>
      </w:r>
      <w:del w:id="9005" w:author="Stephen Stretton" w:date="2026-10-02T19:15:11Z">
        <w:r w:rsidRPr="00B35FCF">
          <w:rPr>
            <w:rFonts w:eastAsia="Segoe UI" w:cs="Segoe UI"/>
          </w:rPr>
          <w:delText xml:space="preserve">20%</w:delText>
        </w:r>
      </w:del>
      <w:ins w:id="9006" w:author="Stephen Stretton" w:date="2026-10-02T19:15:11Z">
        <w:r>
          <w:rPr>
            <w:rFonts w:eastAsia="Segoe UI" w:cs="Segoe UI"/>
          </w:rPr>
          <w:t xml:space="preserve">14%</w:t>
        </w:r>
      </w:ins>
      <w:r>
        <w:rPr>
          <w:rFonts w:eastAsia="Segoe UI" w:cs="Segoe UI"/>
        </w:rPr>
        <w:t xml:space="preserve"> </w:t>
      </w:r>
      <w:del w:id="50046" w:author="Stephen Stretton" w:date="2026-10-04T09:00:00Z">
        <w:r>
          <w:rPr>
            <w:rFonts w:eastAsia="Segoe UI" w:cs="Segoe UI"/>
          </w:rPr>
          <w:delText xml:space="preserve">of national </w:delText>
        </w:r>
      </w:del>
      <w:del w:id="50045" w:author="Stephen Stretton" w:date="2026-10-04T09:00:00Z">
        <w:r>
          <w:rPr>
            <w:rFonts w:eastAsia="Segoe UI" w:cs="Segoe UI"/>
          </w:rPr>
          <w:delText xml:space="preserve">GHG</w:delText>
        </w:r>
      </w:del>
      <w:del w:id="50043" w:author="Stephen Stretton" w:date="2026-10-04T09:00:00Z">
        <w:r>
          <w:rPr>
            <w:rFonts w:eastAsia="Segoe UI" w:cs="Segoe UI"/>
          </w:rPr>
          <w:delText xml:space="preserve">.</w:delText>
        </w:r>
      </w:del>
      <w:ins w:id="50044" w:author="Stephen Stretton" w:date="2026-10-04T09:00:00Z">
        <w:r>
          <w:rPr>
            <w:rFonts w:eastAsia="Segoe UI" w:cs="Segoe UI"/>
          </w:rPr>
          <w:t xml:space="preserve">of national GHG emissions.</w:t>
        </w:r>
      </w:ins>
      <w:r w:rsidRPr="285A2F06">
        <w:rPr>
          <w:rFonts w:eastAsia="Segoe UI" w:cs="Segoe UI"/>
          <w:b/>
          <w:bCs/>
        </w:rPr>
        <w:t xml:space="preserve"> </w:t>
      </w:r>
      <w:r>
        <w:rPr>
          <w:rFonts w:eastAsia="Segoe UI" w:cs="Segoe UI"/>
        </w:rPr>
        <w:t>It</w:t>
      </w:r>
      <w:r w:rsidRPr="285A2F06">
        <w:rPr>
          <w:rFonts w:eastAsia="Segoe UI" w:cs="Segoe UI"/>
        </w:rPr>
        <w:t xml:space="preserve"> </w:t>
      </w:r>
      <w:r>
        <w:rPr>
          <w:rFonts w:eastAsia="Segoe UI" w:cs="Segoe UI"/>
        </w:rPr>
        <w:t xml:space="preserve">applies to </w:t>
      </w:r>
      <w:r w:rsidRPr="285A2F06">
        <w:rPr>
          <w:rFonts w:eastAsia="Segoe UI" w:cs="Segoe UI"/>
        </w:rPr>
        <w:t>energy</w:t>
      </w:r>
      <w:r>
        <w:rPr>
          <w:rFonts w:eastAsia="Segoe UI" w:cs="Segoe UI"/>
        </w:rPr>
        <w:t>-related</w:t>
      </w:r>
      <w:r w:rsidRPr="285A2F06">
        <w:rPr>
          <w:rFonts w:eastAsia="Segoe UI" w:cs="Segoe UI"/>
        </w:rPr>
        <w:t xml:space="preserve"> CO₂ for industry </w:t>
      </w:r>
      <w:r>
        <w:rPr>
          <w:rFonts w:eastAsia="Segoe UI" w:cs="Segoe UI"/>
        </w:rPr>
        <w:t>and</w:t>
      </w:r>
      <w:r w:rsidRPr="285A2F06">
        <w:rPr>
          <w:rFonts w:eastAsia="Segoe UI" w:cs="Segoe UI"/>
        </w:rPr>
        <w:t xml:space="preserve"> all process emissions in CBAM sectors, with the </w:t>
      </w:r>
      <w:r>
        <w:rPr>
          <w:rFonts w:eastAsia="Segoe UI" w:cs="Segoe UI"/>
        </w:rPr>
        <w:t xml:space="preserve">carbon </w:t>
      </w:r>
      <w:r w:rsidRPr="285A2F06">
        <w:rPr>
          <w:rFonts w:eastAsia="Segoe UI" w:cs="Segoe UI"/>
        </w:rPr>
        <w:t xml:space="preserve">price phased in from </w:t>
      </w:r>
      <w:r>
        <w:rPr>
          <w:rFonts w:eastAsia="Segoe UI" w:cs="Segoe UI"/>
        </w:rPr>
        <w:t>USD</w:t>
      </w:r>
      <w:r w:rsidRPr="285A2F06">
        <w:rPr>
          <w:rFonts w:eastAsia="Segoe UI" w:cs="Segoe UI"/>
        </w:rPr>
        <w:t xml:space="preserve">5 </w:t>
      </w:r>
      <w:r>
        <w:rPr>
          <w:rFonts w:eastAsia="Segoe UI" w:cs="Segoe UI"/>
        </w:rPr>
        <w:t>to USD</w:t>
      </w:r>
      <w:r>
        <w:rPr>
          <w:rFonts w:eastAsia="Segoe UI" w:cs="Segoe UI"/>
        </w:rPr>
        <w:t xml:space="preserve">50 by 2034.</w:t>
      </w:r>
      <w:ins w:id="50011" w:author="Stephen Stretton" w:date="2026-10-04T09:00:00Z">
        <w:r>
          <w:rPr>
            <w:rFonts w:eastAsia="Segoe UI" w:cs="Segoe UI"/>
          </w:rPr>
          <w:t xml:space="preserve"> As modeled, only about half of industrial energy-related CO₂ is priced, which is why coverage is 14% rather than about 21%.</w:t>
        </w:r>
      </w:ins>
      <w:r>
        <w:rPr>
          <w:rFonts w:eastAsia="Segoe UI" w:cs="Segoe UI"/>
        </w:rPr>
        <w:t xml:space="preserve"> The three variants </w:t>
      </w:r>
      <w:r>
        <w:rPr>
          <w:rFonts w:eastAsia="Segoe UI" w:cs="Segoe UI"/>
        </w:rPr>
        <w:t>differ</w:t>
      </w:r>
      <w:r w:rsidRPr="285A2F06">
        <w:rPr>
          <w:rFonts w:eastAsia="Segoe UI" w:cs="Segoe UI"/>
        </w:rPr>
        <w:t xml:space="preserve"> </w:t>
      </w:r>
      <w:r>
        <w:rPr>
          <w:rFonts w:eastAsia="Segoe UI" w:cs="Segoe UI"/>
        </w:rPr>
        <w:t>in</w:t>
      </w:r>
      <w:r w:rsidRPr="285A2F06">
        <w:rPr>
          <w:rFonts w:eastAsia="Segoe UI" w:cs="Segoe UI"/>
        </w:rPr>
        <w:t xml:space="preserve"> how value is returned</w:t>
      </w:r>
      <w:r>
        <w:rPr>
          <w:rFonts w:eastAsia="Segoe UI" w:cs="Segoe UI"/>
        </w:rPr>
        <w:t xml:space="preserve"> to the economy</w:t>
      </w:r>
      <w:r w:rsidRPr="285A2F06">
        <w:rPr>
          <w:rFonts w:eastAsia="Segoe UI" w:cs="Segoe UI"/>
        </w:rPr>
        <w:t xml:space="preserve">: 3A recycles revenues to households; 3B </w:t>
      </w:r>
      <w:r>
        <w:rPr>
          <w:rFonts w:eastAsia="Segoe UI" w:cs="Segoe UI"/>
        </w:rPr>
        <w:t>provides</w:t>
      </w:r>
      <w:r w:rsidRPr="285A2F06">
        <w:rPr>
          <w:rFonts w:eastAsia="Segoe UI" w:cs="Segoe UI"/>
        </w:rPr>
        <w:t xml:space="preserve"> free allocation for CBAM producers </w:t>
      </w:r>
      <w:r>
        <w:rPr>
          <w:rFonts w:eastAsia="Segoe UI" w:cs="Segoe UI"/>
        </w:rPr>
        <w:t>using</w:t>
      </w:r>
      <w:r w:rsidRPr="285A2F06">
        <w:rPr>
          <w:rFonts w:eastAsia="Segoe UI" w:cs="Segoe UI"/>
        </w:rPr>
        <w:t xml:space="preserve"> an intensity benchmark per unit of output; and 3C </w:t>
      </w:r>
      <w:r>
        <w:rPr>
          <w:rFonts w:eastAsia="Segoe UI" w:cs="Segoe UI"/>
        </w:rPr>
        <w:t>offers</w:t>
      </w:r>
      <w:r w:rsidRPr="285A2F06">
        <w:rPr>
          <w:rFonts w:eastAsia="Segoe UI" w:cs="Segoe UI"/>
        </w:rPr>
        <w:t xml:space="preserve"> a</w:t>
      </w:r>
      <w:r>
        <w:rPr>
          <w:rFonts w:eastAsia="Segoe UI" w:cs="Segoe UI"/>
        </w:rPr>
        <w:t>n</w:t>
      </w:r>
      <w:r w:rsidRPr="285A2F06">
        <w:rPr>
          <w:rFonts w:eastAsia="Segoe UI" w:cs="Segoe UI"/>
        </w:rPr>
        <w:t xml:space="preserve"> industrial abatement</w:t>
      </w:r>
      <w:r w:rsidRPr="00F61EAD">
        <w:rPr>
          <w:rFonts w:eastAsia="Segoe UI" w:cs="Segoe UI"/>
        </w:rPr>
        <w:t xml:space="preserve"> </w:t>
      </w:r>
      <w:del w:id="60020" w:author="Stephen Stretton" w:date="2026-10-04T12:00:00Z">
        <w:r>
          <w:rPr>
            <w:rFonts w:eastAsia="Segoe UI" w:cs="Segoe UI"/>
          </w:rPr>
          <w:delText xml:space="preserve">rebate, </w:delText>
        </w:r>
      </w:del>
      <w:del w:id="60018" w:author="Stephen Stretton" w:date="2026-10-04T12:00:00Z">
        <w:r>
          <w:rPr>
            <w:rFonts w:eastAsia="Segoe UI" w:cs="Segoe UI"/>
          </w:rPr>
          <w:delText xml:space="preserve">to support</w:delText>
        </w:r>
      </w:del>
      <w:ins w:id="60019" w:author="Stephen Stretton" w:date="2026-10-04T12:00:00Z">
        <w:r>
          <w:rPr>
            <w:rFonts w:eastAsia="Segoe UI" w:cs="Segoe UI"/>
          </w:rPr>
          <w:t xml:space="preserve">rebate to support</w:t>
        </w:r>
      </w:ins>
      <w:r w:rsidRPr="285A2F06">
        <w:rPr>
          <w:rFonts w:eastAsia="Segoe UI" w:cs="Segoe UI"/>
        </w:rPr>
        <w:t xml:space="preserve"> </w:t>
      </w:r>
      <w:r>
        <w:rPr>
          <w:rFonts w:eastAsia="Segoe UI" w:cs="Segoe UI"/>
        </w:rPr>
        <w:t xml:space="preserve">additional </w:t>
      </w:r>
      <w:r w:rsidRPr="285A2F06">
        <w:rPr>
          <w:rFonts w:eastAsia="Segoe UI" w:cs="Segoe UI"/>
        </w:rPr>
        <w:t>firm</w:t>
      </w:r>
      <w:r>
        <w:rPr>
          <w:rFonts w:eastAsia="Segoe UI" w:cs="Segoe UI"/>
        </w:rPr>
        <w:t>-</w:t>
      </w:r>
      <w:r w:rsidRPr="285A2F06">
        <w:rPr>
          <w:rFonts w:eastAsia="Segoe UI" w:cs="Segoe UI"/>
        </w:rPr>
        <w:t>level emissions reductions.</w:t>
      </w:r>
    </w:p>
    <w:p w14:paraId="42D8AFE9" w14:textId="77777777" w:rsidR="005B5075" w:rsidRDefault="005B5075" w:rsidP="005B5075">
      <w:pPr>
        <w:pStyle w:val="Heading3"/>
        <w:spacing w:before="0" w:afterLines="120" w:after="288" w:line="250" w:lineRule="auto"/>
      </w:pPr>
      <w:r>
        <w:t>Revenues</w:t>
      </w:r>
    </w:p>
    <w:p w14:paraId="0DE1656C" w14:textId="77777777" w:rsidR="005B5075" w:rsidRDefault="005B5075" w:rsidP="005B5075">
      <w:pPr>
        <w:spacing w:afterLines="120" w:after="288" w:line="250" w:lineRule="auto"/>
        <w:rPr>
          <w:rFonts w:eastAsia="Calibri" w:cs="Segoe UI"/>
          <w:sz w:val="18"/>
          <w:szCs w:val="18"/>
        </w:rPr>
      </w:pPr>
      <w:r>
        <w:rPr>
          <w:b/>
          <w:bCs/>
        </w:rPr>
        <w:t>C</w:t>
      </w:r>
      <w:r w:rsidRPr="003A187A">
        <w:rPr>
          <w:b/>
          <w:bCs/>
        </w:rPr>
        <w:t xml:space="preserve">arbon emissions </w:t>
      </w:r>
      <w:r>
        <w:rPr>
          <w:b/>
          <w:bCs/>
        </w:rPr>
        <w:t>are</w:t>
      </w:r>
      <w:r w:rsidRPr="003A187A">
        <w:rPr>
          <w:b/>
          <w:bCs/>
        </w:rPr>
        <w:t xml:space="preserve"> a significantly underutilized tax base that could boost public revenues.</w:t>
      </w:r>
      <w:r>
        <w:t xml:space="preserve"> </w:t>
      </w:r>
      <w:r w:rsidRPr="00032573">
        <w:t>Unlike tax</w:t>
      </w:r>
      <w:r>
        <w:t>es</w:t>
      </w:r>
      <w:r w:rsidRPr="00032573">
        <w:t xml:space="preserve"> </w:t>
      </w:r>
      <w:r>
        <w:t xml:space="preserve">on </w:t>
      </w:r>
      <w:r w:rsidRPr="00032573">
        <w:t xml:space="preserve">labor or corporate income, </w:t>
      </w:r>
      <w:r>
        <w:t xml:space="preserve">a </w:t>
      </w:r>
      <w:r w:rsidRPr="00032573">
        <w:t>tax</w:t>
      </w:r>
      <w:r>
        <w:t xml:space="preserve"> on</w:t>
      </w:r>
      <w:r w:rsidRPr="00032573">
        <w:t xml:space="preserve"> pollution </w:t>
      </w:r>
      <w:r>
        <w:t xml:space="preserve">can enhance economic efficiency by correcting market failures: it internalizes negative externalities associated with air pollution, rather than discouraging productive activities. </w:t>
      </w:r>
      <w:r>
        <w:rPr>
          <w:rFonts w:eastAsia="Segoe UI" w:cs="Segoe UI"/>
        </w:rPr>
        <w:t xml:space="preserve">By convention, revenues recycled </w:t>
      </w:r>
      <w:del w:id="60013" w:author="Stephen Stretton" w:date="2026-10-04T12:00:00Z">
        <w:r>
          <w:rPr>
            <w:rFonts w:eastAsia="Segoe UI" w:cs="Segoe UI"/>
          </w:rPr>
          <w:delText xml:space="preserve">macroeconomically</w:delText>
        </w:r>
      </w:del>
      <w:del w:id="60012" w:author="Stephen Stretton" w:date="2026-10-04T12:00:00Z">
        <w:r>
          <w:rPr>
            <w:rFonts w:eastAsia="Segoe UI" w:cs="Segoe UI"/>
          </w:rPr>
          <w:delText xml:space="preserve"> </w:delText>
        </w:r>
      </w:del>
      <w:del w:id="60010" w:author="Stephen Stretton" w:date="2026-10-04T12:00:00Z">
        <w:r>
          <w:rPr>
            <w:rFonts w:eastAsia="Segoe UI" w:cs="Segoe UI"/>
          </w:rPr>
          <w:delText xml:space="preserve">—for</w:delText>
        </w:r>
      </w:del>
      <w:ins w:id="60011" w:author="Stephen Stretton" w:date="2026-10-04T12:00:00Z">
        <w:r>
          <w:rPr>
            <w:rFonts w:eastAsia="Segoe UI" w:cs="Segoe UI"/>
          </w:rPr>
          <w:t xml:space="preserve">macroeconomically—for</w:t>
        </w:r>
      </w:ins>
      <w:r>
        <w:rPr>
          <w:rFonts w:eastAsia="Segoe UI" w:cs="Segoe UI"/>
        </w:rPr>
        <w:t xml:space="preserve"> example</w:t>
      </w:r>
      <w:r>
        <w:rPr>
          <w:rFonts w:eastAsia="Segoe UI" w:cs="Segoe UI"/>
        </w:rPr>
        <w:t>,</w:t>
      </w:r>
      <w:r w:rsidRPr="285A2F06">
        <w:rPr>
          <w:rFonts w:eastAsia="Segoe UI" w:cs="Segoe UI"/>
        </w:rPr>
        <w:t xml:space="preserve"> to public investment or to households—are counted as carbon revenues</w:t>
      </w:r>
      <w:r>
        <w:rPr>
          <w:rFonts w:eastAsia="Segoe UI" w:cs="Segoe UI"/>
        </w:rPr>
        <w:t>.</w:t>
      </w:r>
      <w:r w:rsidRPr="285A2F06">
        <w:rPr>
          <w:rFonts w:eastAsia="Segoe UI" w:cs="Segoe UI"/>
        </w:rPr>
        <w:t xml:space="preserve"> </w:t>
      </w:r>
      <w:r>
        <w:rPr>
          <w:rFonts w:eastAsia="Segoe UI" w:cs="Segoe UI"/>
        </w:rPr>
        <w:t>V</w:t>
      </w:r>
      <w:r w:rsidRPr="285A2F06">
        <w:rPr>
          <w:rFonts w:eastAsia="Segoe UI" w:cs="Segoe UI"/>
        </w:rPr>
        <w:t xml:space="preserve">alue returned to firms through free allocation or industrial rebates is not, since it offsets the </w:t>
      </w:r>
      <w:r>
        <w:rPr>
          <w:rFonts w:eastAsia="Segoe UI" w:cs="Segoe UI"/>
        </w:rPr>
        <w:t xml:space="preserve">carbon </w:t>
      </w:r>
      <w:r w:rsidRPr="285A2F06">
        <w:rPr>
          <w:rFonts w:eastAsia="Segoe UI" w:cs="Segoe UI"/>
        </w:rPr>
        <w:t>price at source rather than passing through the budget. On this basis, the comprehensive carbon levy (1A) raises the most</w:t>
      </w:r>
      <w:r>
        <w:rPr>
          <w:rFonts w:eastAsia="Segoe UI" w:cs="Segoe UI"/>
        </w:rPr>
        <w:t xml:space="preserve"> revenue</w:t>
      </w:r>
      <w:r w:rsidRPr="285A2F06">
        <w:rPr>
          <w:rFonts w:eastAsia="Segoe UI" w:cs="Segoe UI"/>
        </w:rPr>
        <w:t xml:space="preserve">, at </w:t>
      </w:r>
      <w:del w:id="9007" w:author="Stephen Stretton" w:date="2026-10-02T19:15:11Z">
        <w:r>
          <w:rPr>
            <w:rFonts w:eastAsia="Segoe UI" w:cs="Segoe UI"/>
          </w:rPr>
          <w:delText>USD</w:delText>
        </w:r>
        <w:r w:rsidRPr="285A2F06">
          <w:rPr>
            <w:rFonts w:eastAsia="Segoe UI" w:cs="Segoe UI"/>
          </w:rPr>
          <w:delText>5.8 billion</w:delText>
        </w:r>
        <w:r>
          <w:rPr>
            <w:rFonts w:eastAsia="Segoe UI" w:cs="Segoe UI"/>
          </w:rPr>
          <w:delText xml:space="preserve">—roughly 10%</w:delText>
        </w:r>
      </w:del>
      <w:ins w:id="9008" w:author="Stephen Stretton" w:date="2026-10-02T19:15:11Z">
        <w:r>
          <w:rPr>
            <w:rFonts w:eastAsia="Segoe UI" w:cs="Segoe UI"/>
          </w:rPr>
          <w:t xml:space="preserve">USD6.9 billion—roughly 12%</w:t>
        </w:r>
      </w:ins>
      <w:r>
        <w:rPr>
          <w:rFonts w:eastAsia="Segoe UI" w:cs="Segoe UI"/>
        </w:rPr>
        <w:t xml:space="preserve"> of current government revenues</w:t>
      </w:r>
      <w:r w:rsidRPr="285A2F06">
        <w:rPr>
          <w:rFonts w:eastAsia="Segoe UI" w:cs="Segoe UI"/>
        </w:rPr>
        <w:t xml:space="preserve">. The two upstream levies </w:t>
      </w:r>
      <w:r w:rsidRPr="285A2F06">
        <w:rPr>
          <w:rFonts w:eastAsia="Segoe UI" w:cs="Segoe UI"/>
        </w:rPr>
        <w:lastRenderedPageBreak/>
        <w:t>(2A and 2B) each generat</w:t>
      </w:r>
      <w:r>
        <w:rPr>
          <w:rFonts w:eastAsia="Segoe UI" w:cs="Segoe UI"/>
        </w:rPr>
        <w:t>e</w:t>
      </w:r>
      <w:r w:rsidRPr="285A2F06">
        <w:rPr>
          <w:rFonts w:eastAsia="Segoe UI" w:cs="Segoe UI"/>
        </w:rPr>
        <w:t xml:space="preserve"> </w:t>
      </w:r>
      <w:del w:id="9009" w:author="Stephen Stretton" w:date="2026-10-02T19:15:11Z">
        <w:r>
          <w:rPr>
            <w:rFonts w:eastAsia="Segoe UI" w:cs="Segoe UI"/>
          </w:rPr>
          <w:delText>USD</w:delText>
        </w:r>
        <w:r w:rsidRPr="285A2F06">
          <w:rPr>
            <w:rFonts w:eastAsia="Segoe UI" w:cs="Segoe UI"/>
          </w:rPr>
          <w:delText xml:space="preserve">5.2</w:delText>
        </w:r>
      </w:del>
      <w:ins w:id="9010" w:author="Stephen Stretton" w:date="2026-10-02T19:15:11Z">
        <w:r>
          <w:rPr>
            <w:rFonts w:eastAsia="Segoe UI" w:cs="Segoe UI"/>
          </w:rPr>
          <w:t xml:space="preserve">USD6.2–6.3</w:t>
        </w:r>
      </w:ins>
      <w:r w:rsidRPr="285A2F06">
        <w:rPr>
          <w:rFonts w:eastAsia="Segoe UI" w:cs="Segoe UI"/>
        </w:rPr>
        <w:t xml:space="preserve"> billion</w:t>
      </w:r>
      <w:r>
        <w:rPr>
          <w:rFonts w:eastAsia="Segoe UI" w:cs="Segoe UI"/>
        </w:rPr>
        <w:t>,</w:t>
      </w:r>
      <w:r w:rsidRPr="285A2F06">
        <w:rPr>
          <w:rFonts w:eastAsia="Segoe UI" w:cs="Segoe UI"/>
        </w:rPr>
        <w:t xml:space="preserve"> whether </w:t>
      </w:r>
      <w:r>
        <w:rPr>
          <w:rFonts w:eastAsia="Segoe UI" w:cs="Segoe UI"/>
        </w:rPr>
        <w:t xml:space="preserve">the </w:t>
      </w:r>
      <w:r w:rsidRPr="285A2F06">
        <w:rPr>
          <w:rFonts w:eastAsia="Segoe UI" w:cs="Segoe UI"/>
        </w:rPr>
        <w:t xml:space="preserve">proceeds are recycled to public investment or to households. The downstream price recycled to households (3A) raises considerably less, at </w:t>
      </w:r>
      <w:del w:id="9011" w:author="Stephen Stretton" w:date="2026-10-02T19:15:11Z">
        <w:r>
          <w:rPr>
            <w:rFonts w:eastAsia="Segoe UI" w:cs="Segoe UI"/>
          </w:rPr>
          <w:delText>USD</w:delText>
        </w:r>
        <w:r w:rsidRPr="285A2F06">
          <w:rPr>
            <w:rFonts w:eastAsia="Segoe UI" w:cs="Segoe UI"/>
          </w:rPr>
          <w:delText xml:space="preserve">1.1</w:delText>
        </w:r>
      </w:del>
      <w:ins w:id="9012" w:author="Stephen Stretton" w:date="2026-10-02T19:15:11Z">
        <w:r>
          <w:rPr>
            <w:rFonts w:eastAsia="Segoe UI" w:cs="Segoe UI"/>
          </w:rPr>
          <w:t xml:space="preserve">USD1.5</w:t>
        </w:r>
      </w:ins>
      <w:r>
        <w:rPr>
          <w:rFonts w:eastAsia="Segoe UI" w:cs="Segoe UI"/>
        </w:rPr>
        <w:t xml:space="preserve"> billion, reflecting its narrower base. The two remaining </w:t>
      </w:r>
      <w:del w:id="70011" w:author="Stephen Stretton" w:date="2026-10-05T12:00:00Z">
        <w:r>
          <w:rPr>
            <w:rFonts w:eastAsia="Segoe UI" w:cs="Segoe UI"/>
          </w:rPr>
          <w:delText xml:space="preserve">downstream designs</w:delText>
        </w:r>
      </w:del>
      <w:ins w:id="70012" w:author="Stephen Stretton" w:date="2026-10-05T12:00:00Z">
        <w:r>
          <w:rPr>
            <w:rFonts w:eastAsia="Segoe UI" w:cs="Segoe UI"/>
          </w:rPr>
          <w:t xml:space="preserve">downstream scenarios</w:t>
        </w:r>
      </w:ins>
      <w:r>
        <w:rPr>
          <w:rFonts w:eastAsia="Segoe UI" w:cs="Segoe UI"/>
        </w:rPr>
        <w:t xml:space="preserve"> raise </w:t>
      </w:r>
      <w:del w:id="9013" w:author="Stephen Stretton" w:date="2026-10-02T19:15:11Z">
        <w:r w:rsidRPr="285A2F06">
          <w:rPr>
            <w:rFonts w:eastAsia="Segoe UI" w:cs="Segoe UI"/>
          </w:rPr>
          <w:delText xml:space="preserve">no</w:delText>
        </w:r>
      </w:del>
      <w:ins w:id="9014" w:author="Stephen Stretton" w:date="2026-10-02T19:15:11Z">
        <w:r>
          <w:rPr>
            <w:rFonts w:eastAsia="Segoe UI" w:cs="Segoe UI"/>
          </w:rPr>
          <w:t xml:space="preserve">much less</w:t>
        </w:r>
      </w:ins>
      <w:r w:rsidRPr="285A2F06">
        <w:rPr>
          <w:rFonts w:eastAsia="Segoe UI" w:cs="Segoe UI"/>
        </w:rPr>
        <w:t xml:space="preserve"> carbon revenue: free allocation for CBAM producers (3B) </w:t>
      </w:r>
      <w:del w:id="9015" w:author="Stephen Stretton" w:date="2026-10-02T19:15:11Z">
        <w:r w:rsidRPr="285A2F06">
          <w:rPr>
            <w:rFonts w:eastAsia="Segoe UI" w:cs="Segoe UI"/>
          </w:rPr>
          <w:delText xml:space="preserve">and</w:delText>
        </w:r>
      </w:del>
      <w:ins w:id="9016" w:author="Stephen Stretton" w:date="2026-10-02T19:15:11Z">
        <w:r>
          <w:rPr>
            <w:rFonts w:eastAsia="Segoe UI" w:cs="Segoe UI"/>
          </w:rPr>
          <w:t xml:space="preserve">raises USD0.6 billion and</w:t>
        </w:r>
      </w:ins>
      <w:r>
        <w:rPr>
          <w:rFonts w:eastAsia="Segoe UI" w:cs="Segoe UI"/>
        </w:rPr>
        <w:t xml:space="preserve"> </w:t>
      </w:r>
      <w:del w:id="50014" w:author="Stephen Stretton" w:date="2026-10-04T09:00:00Z">
        <w:r>
          <w:rPr>
            <w:rFonts w:eastAsia="Segoe UI" w:cs="Segoe UI"/>
          </w:rPr>
          <w:delText xml:space="preserve">the rebate for industrial abatement (3C)</w:delText>
        </w:r>
      </w:del>
      <w:ins w:id="50015" w:author="Stephen Stretton" w:date="2026-10-04T09:00:00Z">
        <w:r>
          <w:rPr>
            <w:rFonts w:eastAsia="Segoe UI" w:cs="Segoe UI"/>
          </w:rPr>
          <w:t xml:space="preserve">the industrial abatement rebate (3C)</w:t>
        </w:r>
      </w:ins>
      <w:r>
        <w:rPr>
          <w:rFonts w:eastAsia="Segoe UI" w:cs="Segoe UI"/>
        </w:rPr>
        <w:t xml:space="preserve"> </w:t>
      </w:r>
      <w:del w:id="9017" w:author="Stephen Stretton" w:date="2026-10-02T19:15:11Z">
        <w:r w:rsidRPr="285A2F06">
          <w:rPr>
            <w:rFonts w:eastAsia="Segoe UI" w:cs="Segoe UI"/>
          </w:rPr>
          <w:delText xml:space="preserve">both</w:delText>
        </w:r>
      </w:del>
      <w:ins w:id="9018" w:author="Stephen Stretton" w:date="2026-10-02T19:15:11Z">
        <w:r>
          <w:rPr>
            <w:rFonts w:eastAsia="Segoe UI" w:cs="Segoe UI"/>
          </w:rPr>
          <w:t xml:space="preserve">USD0.4 billion, as both</w:t>
        </w:r>
      </w:ins>
      <w:r w:rsidRPr="285A2F06">
        <w:rPr>
          <w:rFonts w:eastAsia="Segoe UI" w:cs="Segoe UI"/>
        </w:rPr>
        <w:t xml:space="preserve"> </w:t>
      </w:r>
      <w:r>
        <w:rPr>
          <w:rFonts w:eastAsia="Segoe UI" w:cs="Segoe UI"/>
        </w:rPr>
        <w:t xml:space="preserve">return </w:t>
      </w:r>
      <w:r w:rsidRPr="285A2F06">
        <w:rPr>
          <w:rFonts w:eastAsia="Segoe UI" w:cs="Segoe UI"/>
        </w:rPr>
        <w:t xml:space="preserve">value </w:t>
      </w:r>
      <w:r>
        <w:rPr>
          <w:rFonts w:eastAsia="Segoe UI" w:cs="Segoe UI"/>
        </w:rPr>
        <w:t>directly</w:t>
      </w:r>
      <w:r w:rsidRPr="285A2F06">
        <w:rPr>
          <w:rFonts w:eastAsia="Segoe UI" w:cs="Segoe UI"/>
        </w:rPr>
        <w:t xml:space="preserve"> to firms.</w:t>
      </w:r>
    </w:p>
    <w:p w14:paraId="1AFCA9AB" w14:textId="77777777" w:rsidR="005B5075" w:rsidRDefault="005B5075" w:rsidP="005B5075">
      <w:pPr>
        <w:pStyle w:val="Heading3"/>
        <w:spacing w:before="0" w:afterLines="120" w:after="288" w:line="250" w:lineRule="auto"/>
      </w:pPr>
      <w:r>
        <w:t>Emission reductions and reductions in CBAM obligations</w:t>
      </w:r>
    </w:p>
    <w:p w14:paraId="6A05B8E5" w14:textId="77777777" w:rsidR="005B5075" w:rsidRDefault="005B5075" w:rsidP="005B5075">
      <w:pPr>
        <w:spacing w:afterLines="120" w:after="288" w:line="250" w:lineRule="auto"/>
        <w:rPr>
          <w:rFonts w:eastAsia="Segoe UI" w:cs="Segoe UI"/>
        </w:rPr>
      </w:pPr>
      <w:r w:rsidRPr="285A2F06">
        <w:rPr>
          <w:rFonts w:eastAsia="Segoe UI" w:cs="Segoe UI"/>
          <w:b/>
          <w:bCs/>
        </w:rPr>
        <w:t xml:space="preserve">Estimated emission reductions range from </w:t>
      </w:r>
      <w:commentRangeStart w:id="1"/>
      <w:del w:id="9019" w:author="Stephen Stretton" w:date="2026-10-02T19:15:11Z">
        <w:r w:rsidRPr="285A2F06">
          <w:rPr>
            <w:rFonts w:eastAsia="Segoe UI" w:cs="Segoe UI"/>
            <w:b/>
            <w:bCs/>
          </w:rPr>
          <w:delText xml:space="preserve">13.6 </w:delText>
        </w:r>
        <w:r w:rsidRPr="285A2F06">
          <w:rPr>
            <w:rFonts w:eastAsia="Segoe UI" w:cs="Segoe UI"/>
            <w:b/>
            <w:bCs/>
          </w:rPr>
          <w:delText xml:space="preserve">to 41.6</w:delText>
        </w:r>
      </w:del>
      <w:ins w:id="9020" w:author="Stephen Stretton" w:date="2026-10-02T19:15:11Z">
        <w:r>
          <w:rPr>
            <w:rFonts w:eastAsia="Segoe UI" w:cs="Segoe UI"/>
            <w:b/>
            <w:bCs/>
          </w:rPr>
          <w:t xml:space="preserve">19.1 to 37.4</w:t>
        </w:r>
      </w:ins>
      <w:commentRangeEnd w:id="1"/>
      <w:r w:rsidRPr="285A2F06">
        <w:rPr>
          <w:rStyle w:val="CommentReference"/>
          <w:rFonts w:eastAsia="Segoe UI" w:cs="Segoe UI"/>
          <w:b/>
          <w:bCs/>
          <w:sz w:val="22"/>
          <w:szCs w:val="22"/>
        </w:rPr>
        <w:commentReference w:id="1"/>
      </w:r>
      <w:r>
        <w:rPr>
          <w:rFonts w:eastAsia="Segoe UI" w:cs="Segoe UI"/>
          <w:b/>
          <w:bCs/>
        </w:rPr>
        <w:t xml:space="preserve"> MtCO₂ </w:t>
      </w:r>
      <w:del w:id="70013" w:author="Stephen Stretton" w:date="2026-10-05T12:00:00Z">
        <w:r>
          <w:rPr>
            <w:rFonts w:eastAsia="Segoe UI" w:cs="Segoe UI"/>
            <w:b/>
            <w:bCs/>
          </w:rPr>
          <w:delText xml:space="preserve">across the bundles</w:delText>
        </w:r>
      </w:del>
      <w:ins w:id="70014" w:author="Stephen Stretton" w:date="2026-10-05T12:00:00Z">
        <w:r>
          <w:rPr>
            <w:rFonts w:eastAsia="Segoe UI" w:cs="Segoe UI"/>
            <w:b/>
            <w:bCs/>
          </w:rPr>
          <w:t xml:space="preserve">across the scenarios</w:t>
        </w:r>
      </w:ins>
      <w:r>
        <w:rPr>
          <w:rFonts w:eastAsia="Segoe UI" w:cs="Segoe UI"/>
          <w:b/>
          <w:bCs/>
        </w:rPr>
        <w:t xml:space="preserve">, equ</w:t>
      </w:r>
      <w:r>
        <w:rPr>
          <w:rFonts w:eastAsia="Segoe UI" w:cs="Segoe UI"/>
          <w:b/>
          <w:bCs/>
        </w:rPr>
        <w:t>al</w:t>
      </w:r>
      <w:r w:rsidRPr="285A2F06">
        <w:rPr>
          <w:rFonts w:eastAsia="Segoe UI" w:cs="Segoe UI"/>
          <w:b/>
          <w:bCs/>
        </w:rPr>
        <w:t xml:space="preserve"> to </w:t>
      </w:r>
      <w:r>
        <w:rPr>
          <w:rFonts w:eastAsia="Segoe UI" w:cs="Segoe UI"/>
          <w:b/>
          <w:bCs/>
        </w:rPr>
        <w:t>about</w:t>
      </w:r>
      <w:r w:rsidRPr="285A2F06">
        <w:rPr>
          <w:rFonts w:eastAsia="Segoe UI" w:cs="Segoe UI"/>
          <w:b/>
          <w:bCs/>
        </w:rPr>
        <w:t xml:space="preserve"> </w:t>
      </w:r>
      <w:del w:id="9021" w:author="Stephen Stretton" w:date="2026-10-02T19:15:11Z">
        <w:r w:rsidRPr="285A2F06">
          <w:rPr>
            <w:rFonts w:eastAsia="Segoe UI" w:cs="Segoe UI"/>
            <w:b/>
            <w:bCs/>
          </w:rPr>
          <w:delText xml:space="preserve">5</w:delText>
        </w:r>
        <w:r>
          <w:rPr>
            <w:rFonts w:eastAsia="Segoe UI" w:cs="Segoe UI"/>
            <w:b/>
            <w:bCs/>
          </w:rPr>
          <w:delText>-</w:delText>
        </w:r>
        <w:r w:rsidRPr="285A2F06">
          <w:rPr>
            <w:rFonts w:eastAsia="Segoe UI" w:cs="Segoe UI"/>
            <w:b/>
            <w:bCs/>
          </w:rPr>
          <w:delText>17</w:delText>
        </w:r>
        <w:r>
          <w:rPr>
            <w:rFonts w:eastAsia="Segoe UI" w:cs="Segoe UI"/>
            <w:b/>
            <w:bCs/>
          </w:rPr>
          <w:delText>%</w:delText>
        </w:r>
      </w:del>
      <w:ins w:id="9022" w:author="Stephen Stretton" w:date="2026-10-02T19:15:11Z">
        <w:r>
          <w:rPr>
            <w:rFonts w:eastAsia="Segoe UI" w:cs="Segoe UI"/>
            <w:b/>
            <w:bCs/>
          </w:rPr>
          <w:t xml:space="preserve">8–15%</w:t>
        </w:r>
      </w:ins>
      <w:r w:rsidRPr="285A2F06">
        <w:rPr>
          <w:rFonts w:eastAsia="Segoe UI" w:cs="Segoe UI"/>
          <w:b/>
          <w:bCs/>
        </w:rPr>
        <w:t xml:space="preserve"> of Egypt's annual CO₂ emissions of about 249 MtCO₂.</w:t>
      </w:r>
      <w:r w:rsidRPr="285A2F06">
        <w:rPr>
          <w:rFonts w:eastAsia="Segoe UI" w:cs="Segoe UI"/>
        </w:rPr>
        <w:t xml:space="preserve"> The comprehensive carbon levy (1A) achieves the </w:t>
      </w:r>
      <w:r>
        <w:rPr>
          <w:rFonts w:eastAsia="Segoe UI" w:cs="Segoe UI"/>
        </w:rPr>
        <w:t>largest reduction</w:t>
      </w:r>
      <w:r w:rsidRPr="285A2F06">
        <w:rPr>
          <w:rFonts w:eastAsia="Segoe UI" w:cs="Segoe UI"/>
        </w:rPr>
        <w:t xml:space="preserve">, at </w:t>
      </w:r>
      <w:r>
        <w:rPr>
          <w:rFonts w:eastAsia="Segoe UI" w:cs="Segoe UI"/>
        </w:rPr>
        <w:t xml:space="preserve">about </w:t>
      </w:r>
      <w:del w:id="9023" w:author="Stephen Stretton" w:date="2026-10-02T19:15:11Z">
        <w:r w:rsidRPr="285A2F06">
          <w:rPr>
            <w:rFonts w:eastAsia="Segoe UI" w:cs="Segoe UI"/>
          </w:rPr>
          <w:delText>41.6 MtCO₂ (about 17</w:delText>
        </w:r>
        <w:r>
          <w:rPr>
            <w:rFonts w:eastAsia="Segoe UI" w:cs="Segoe UI"/>
          </w:rPr>
          <w:delText>%</w:delText>
        </w:r>
      </w:del>
      <w:ins w:id="9024" w:author="Stephen Stretton" w:date="2026-10-02T19:15:11Z">
        <w:r>
          <w:rPr>
            <w:rFonts w:eastAsia="Segoe UI" w:cs="Segoe UI"/>
          </w:rPr>
          <w:t xml:space="preserve">37.4 MtCO₂ (about 15%</w:t>
        </w:r>
      </w:ins>
      <w:r w:rsidRPr="285A2F06">
        <w:rPr>
          <w:rFonts w:eastAsia="Segoe UI" w:cs="Segoe UI"/>
        </w:rPr>
        <w:t xml:space="preserve">), </w:t>
      </w:r>
      <w:r>
        <w:rPr>
          <w:rFonts w:eastAsia="Segoe UI" w:cs="Segoe UI"/>
        </w:rPr>
        <w:t>because it covers</w:t>
      </w:r>
      <w:r w:rsidRPr="285A2F06">
        <w:rPr>
          <w:rFonts w:eastAsia="Segoe UI" w:cs="Segoe UI"/>
        </w:rPr>
        <w:t xml:space="preserve"> both energy and process emissions</w:t>
      </w:r>
      <w:r w:rsidRPr="00BC08B5">
        <w:rPr>
          <w:rFonts w:eastAsia="Segoe UI" w:cs="Segoe UI"/>
        </w:rPr>
        <w:t xml:space="preserve"> </w:t>
      </w:r>
      <w:r>
        <w:rPr>
          <w:rFonts w:eastAsia="Segoe UI" w:cs="Segoe UI"/>
        </w:rPr>
        <w:t xml:space="preserve">in </w:t>
      </w:r>
      <w:r w:rsidRPr="285A2F06">
        <w:rPr>
          <w:rFonts w:eastAsia="Segoe UI" w:cs="Segoe UI"/>
        </w:rPr>
        <w:t>CBAM</w:t>
      </w:r>
      <w:r>
        <w:rPr>
          <w:rFonts w:eastAsia="Segoe UI" w:cs="Segoe UI"/>
        </w:rPr>
        <w:t xml:space="preserve"> </w:t>
      </w:r>
      <w:r w:rsidRPr="285A2F06">
        <w:rPr>
          <w:rFonts w:eastAsia="Segoe UI" w:cs="Segoe UI"/>
        </w:rPr>
        <w:t>sector</w:t>
      </w:r>
      <w:r>
        <w:rPr>
          <w:rFonts w:eastAsia="Segoe UI" w:cs="Segoe UI"/>
        </w:rPr>
        <w:t>s</w:t>
      </w:r>
      <w:r w:rsidRPr="285A2F06">
        <w:rPr>
          <w:rFonts w:eastAsia="Segoe UI" w:cs="Segoe UI"/>
        </w:rPr>
        <w:t xml:space="preserve">. The two upstream levies </w:t>
      </w:r>
      <w:r>
        <w:rPr>
          <w:rFonts w:eastAsia="Segoe UI" w:cs="Segoe UI"/>
        </w:rPr>
        <w:t>achieve similar results</w:t>
      </w:r>
      <w:r w:rsidRPr="003D473A">
        <w:rPr>
          <w:rFonts w:eastAsia="Segoe UI" w:cs="Segoe UI"/>
        </w:rPr>
        <w:t xml:space="preserve"> </w:t>
      </w:r>
      <w:r>
        <w:rPr>
          <w:rFonts w:eastAsia="Segoe UI" w:cs="Segoe UI"/>
        </w:rPr>
        <w:t xml:space="preserve">of </w:t>
      </w:r>
      <w:r w:rsidRPr="285A2F06">
        <w:rPr>
          <w:rFonts w:eastAsia="Segoe UI" w:cs="Segoe UI"/>
        </w:rPr>
        <w:t xml:space="preserve">about </w:t>
      </w:r>
      <w:del w:id="9025" w:author="Stephen Stretton" w:date="2026-10-02T19:15:11Z">
        <w:r w:rsidRPr="285A2F06">
          <w:rPr>
            <w:rFonts w:eastAsia="Segoe UI" w:cs="Segoe UI"/>
          </w:rPr>
          <w:delText xml:space="preserve">16</w:delText>
        </w:r>
        <w:r>
          <w:rPr>
            <w:rFonts w:eastAsia="Segoe UI" w:cs="Segoe UI"/>
          </w:rPr>
          <w:delText xml:space="preserve">%</w:delText>
        </w:r>
      </w:del>
      <w:ins w:id="9026" w:author="Stephen Stretton" w:date="2026-10-02T19:15:11Z">
        <w:r>
          <w:rPr>
            <w:rFonts w:eastAsia="Segoe UI" w:cs="Segoe UI"/>
          </w:rPr>
          <w:t xml:space="preserve">13–14%</w:t>
        </w:r>
      </w:ins>
      <w:r>
        <w:rPr>
          <w:rFonts w:eastAsia="Segoe UI" w:cs="Segoe UI"/>
        </w:rPr>
        <w:t xml:space="preserve"> of national emissions</w:t>
      </w:r>
      <w:r w:rsidRPr="285A2F06">
        <w:rPr>
          <w:rFonts w:eastAsia="Segoe UI" w:cs="Segoe UI"/>
        </w:rPr>
        <w:t xml:space="preserve">: </w:t>
      </w:r>
      <w:del w:id="9027" w:author="Stephen Stretton" w:date="2026-10-02T19:15:11Z">
        <w:r w:rsidRPr="285A2F06">
          <w:rPr>
            <w:rFonts w:eastAsia="Segoe UI" w:cs="Segoe UI"/>
          </w:rPr>
          <w:delText xml:space="preserve">41</w:delText>
        </w:r>
      </w:del>
      <w:ins w:id="9028" w:author="Stephen Stretton" w:date="2026-10-02T19:15:11Z">
        <w:r>
          <w:rPr>
            <w:rFonts w:eastAsia="Segoe UI" w:cs="Segoe UI"/>
          </w:rPr>
          <w:t xml:space="preserve">34.8</w:t>
        </w:r>
      </w:ins>
      <w:r w:rsidRPr="285A2F06">
        <w:rPr>
          <w:rFonts w:eastAsia="Segoe UI" w:cs="Segoe UI"/>
        </w:rPr>
        <w:t xml:space="preserve"> MtCO₂ </w:t>
      </w:r>
      <w:r>
        <w:rPr>
          <w:rFonts w:eastAsia="Segoe UI" w:cs="Segoe UI"/>
        </w:rPr>
        <w:t xml:space="preserve">for </w:t>
      </w:r>
      <w:r w:rsidRPr="285A2F06">
        <w:rPr>
          <w:rFonts w:eastAsia="Segoe UI" w:cs="Segoe UI"/>
        </w:rPr>
        <w:t xml:space="preserve">the household-recycling variant (2B) and </w:t>
      </w:r>
      <w:del w:id="40007" w:author="Stephen Stretton" w:date="2026-10-03T18:00:00Z">
        <w:r>
          <w:rPr>
            <w:rFonts w:eastAsia="Segoe UI" w:cs="Segoe UI"/>
          </w:rPr>
          <w:delText xml:space="preserve">nearly </w:delText>
        </w:r>
      </w:del>
      <w:del w:id="9029" w:author="Stephen Stretton" w:date="2026-10-02T19:15:11Z">
        <w:r w:rsidRPr="285A2F06">
          <w:rPr>
            <w:rFonts w:eastAsia="Segoe UI" w:cs="Segoe UI"/>
          </w:rPr>
          <w:delText xml:space="preserve">39</w:delText>
        </w:r>
      </w:del>
      <w:ins w:id="9030" w:author="Stephen Stretton" w:date="2026-10-02T19:15:11Z">
        <w:r>
          <w:rPr>
            <w:rFonts w:eastAsia="Segoe UI" w:cs="Segoe UI"/>
          </w:rPr>
          <w:t xml:space="preserve">33.1</w:t>
        </w:r>
      </w:ins>
      <w:r w:rsidRPr="285A2F06">
        <w:rPr>
          <w:rFonts w:eastAsia="Segoe UI" w:cs="Segoe UI"/>
        </w:rPr>
        <w:t xml:space="preserve"> MtCO₂ </w:t>
      </w:r>
      <w:r>
        <w:rPr>
          <w:rFonts w:eastAsia="Segoe UI" w:cs="Segoe UI"/>
        </w:rPr>
        <w:t xml:space="preserve">for </w:t>
      </w:r>
      <w:r w:rsidRPr="285A2F06">
        <w:rPr>
          <w:rFonts w:eastAsia="Segoe UI" w:cs="Segoe UI"/>
        </w:rPr>
        <w:t>the public-investment variant (2A)</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modest difference between them </w:t>
      </w:r>
      <w:r>
        <w:rPr>
          <w:rFonts w:eastAsia="Segoe UI" w:cs="Segoe UI"/>
        </w:rPr>
        <w:t xml:space="preserve">reflects </w:t>
      </w:r>
      <w:r w:rsidRPr="285A2F06">
        <w:rPr>
          <w:rFonts w:eastAsia="Segoe UI" w:cs="Segoe UI"/>
        </w:rPr>
        <w:t xml:space="preserve">how recycling </w:t>
      </w:r>
      <w:r>
        <w:rPr>
          <w:rFonts w:eastAsia="Segoe UI" w:cs="Segoe UI"/>
        </w:rPr>
        <w:t>options</w:t>
      </w:r>
      <w:r w:rsidRPr="285A2F06">
        <w:rPr>
          <w:rFonts w:eastAsia="Segoe UI" w:cs="Segoe UI"/>
        </w:rPr>
        <w:t xml:space="preserve"> </w:t>
      </w:r>
      <w:r>
        <w:rPr>
          <w:rFonts w:eastAsia="Segoe UI" w:cs="Segoe UI"/>
        </w:rPr>
        <w:t>affect</w:t>
      </w:r>
      <w:r w:rsidRPr="285A2F06">
        <w:rPr>
          <w:rFonts w:eastAsia="Segoe UI" w:cs="Segoe UI"/>
        </w:rPr>
        <w:t xml:space="preserve"> energy demand. </w:t>
      </w:r>
      <w:r>
        <w:rPr>
          <w:rFonts w:eastAsia="Segoe UI" w:cs="Segoe UI"/>
        </w:rPr>
        <w:t>T</w:t>
      </w:r>
      <w:r>
        <w:rPr>
          <w:rFonts w:eastAsia="Segoe UI" w:cs="Segoe UI"/>
        </w:rPr>
        <w:t xml:space="preserve">he </w:t>
      </w:r>
      <w:del w:id="70015" w:author="Stephen Stretton" w:date="2026-10-05T12:00:00Z">
        <w:r>
          <w:rPr>
            <w:rFonts w:eastAsia="Segoe UI" w:cs="Segoe UI"/>
          </w:rPr>
          <w:delText xml:space="preserve">downstream-only options</w:delText>
        </w:r>
      </w:del>
      <w:ins w:id="70016" w:author="Stephen Stretton" w:date="2026-10-05T12:00:00Z">
        <w:r>
          <w:rPr>
            <w:rFonts w:eastAsia="Segoe UI" w:cs="Segoe UI"/>
          </w:rPr>
          <w:t xml:space="preserve">downstream-only scenarios</w:t>
        </w:r>
      </w:ins>
      <w:del w:id="30007" w:author="Stephen Stretton" w:date="2026-10-03T12:00:00Z">
        <w:r>
          <w:rPr>
            <w:rFonts w:eastAsia="Segoe UI" w:cs="Segoe UI"/>
          </w:rPr>
          <w:delText xml:space="preserve"> reduce</w:delText>
        </w:r>
      </w:del>
      <w:ins w:id="30008" w:author="Stephen Stretton" w:date="2026-10-03T12:00:00Z">
        <w:r>
          <w:rPr>
            <w:rFonts w:eastAsia="Segoe UI" w:cs="Segoe UI"/>
          </w:rPr>
          <w:t xml:space="preserve"> generally reduce</w:t>
        </w:r>
      </w:ins>
      <w:r>
        <w:rPr>
          <w:rFonts w:eastAsia="Segoe UI" w:cs="Segoe UI"/>
        </w:rPr>
        <w:t xml:space="preserve"> emissions less because they cover</w:t>
      </w:r>
      <w:del w:id="30009" w:author="Stephen Stretton" w:date="2026-10-03T12:00:00Z">
        <w:r>
          <w:rPr>
            <w:rFonts w:eastAsia="Segoe UI" w:cs="Segoe UI"/>
          </w:rPr>
          <w:delText xml:space="preserve"> a narrower industrial base</w:delText>
        </w:r>
      </w:del>
      <w:ins w:id="30010" w:author="Stephen Stretton" w:date="2026-10-03T12:00:00Z">
        <w:r>
          <w:rPr>
            <w:rFonts w:eastAsia="Segoe UI" w:cs="Segoe UI"/>
          </w:rPr>
          <w:t xml:space="preserve"> a narrower industrial base; the exception is the industrial abatement rebate (3C), whose rebate-funded process abatement brings it close to the economy-wide levies</w:t>
        </w:r>
      </w:ins>
      <w:r>
        <w:rPr>
          <w:rFonts w:eastAsia="Segoe UI" w:cs="Segoe UI"/>
        </w:rPr>
        <w:t>. T</w:t>
      </w:r>
      <w:r>
        <w:rPr>
          <w:rFonts w:eastAsia="Segoe UI" w:cs="Segoe UI"/>
        </w:rPr>
        <w:t xml:space="preserve">he </w:t>
      </w:r>
      <w:del w:id="60029" w:author="Stephen Stretton" w:date="2026-10-04T12:00:00Z">
        <w:r>
          <w:rPr>
            <w:rFonts w:eastAsia="Segoe UI" w:cs="Segoe UI"/>
          </w:rPr>
          <w:delText xml:space="preserve">industrial carbon price</w:delText>
        </w:r>
      </w:del>
      <w:ins w:id="60030" w:author="Stephen Stretton" w:date="2026-10-04T12:00:00Z">
        <w:r>
          <w:rPr>
            <w:rFonts w:eastAsia="Segoe UI" w:cs="Segoe UI"/>
          </w:rPr>
          <w:t xml:space="preserve">downstream price</w:t>
        </w:r>
      </w:ins>
      <w:r>
        <w:rPr>
          <w:rFonts w:eastAsia="Segoe UI" w:cs="Segoe UI"/>
        </w:rPr>
        <w:t xml:space="preserve"> </w:t>
      </w:r>
      <w:del w:id="50018" w:author="Stephen Stretton" w:date="2026-10-04T09:00:00Z">
        <w:r>
          <w:rPr>
            <w:rFonts w:eastAsia="Segoe UI" w:cs="Segoe UI"/>
          </w:rPr>
          <w:delText xml:space="preserve">with abatement rebate (3C)</w:delText>
        </w:r>
      </w:del>
      <w:ins w:id="50019" w:author="Stephen Stretton" w:date="2026-10-04T09:00:00Z">
        <w:r>
          <w:rPr>
            <w:rFonts w:eastAsia="Segoe UI" w:cs="Segoe UI"/>
          </w:rPr>
          <w:t xml:space="preserve">with an industrial abatement rebate (3C)</w:t>
        </w:r>
      </w:ins>
      <w:r>
        <w:rPr>
          <w:rFonts w:eastAsia="Segoe UI" w:cs="Segoe UI"/>
        </w:rPr>
        <w:t xml:space="preserve"> </w:t>
      </w:r>
      <w:r>
        <w:rPr>
          <w:rFonts w:eastAsia="Segoe UI" w:cs="Segoe UI"/>
        </w:rPr>
        <w:t>cuts emissions by</w:t>
      </w:r>
      <w:r w:rsidRPr="285A2F06">
        <w:rPr>
          <w:rFonts w:eastAsia="Segoe UI" w:cs="Segoe UI"/>
        </w:rPr>
        <w:t xml:space="preserve"> </w:t>
      </w:r>
      <w:del w:id="9031" w:author="Stephen Stretton" w:date="2026-10-02T19:15:11Z">
        <w:r w:rsidRPr="285A2F06">
          <w:rPr>
            <w:rFonts w:eastAsia="Segoe UI" w:cs="Segoe UI"/>
          </w:rPr>
          <w:delText xml:space="preserve">24.5 MtCO₂ (about 10</w:delText>
        </w:r>
        <w:r>
          <w:rPr>
            <w:rFonts w:eastAsia="Segoe UI" w:cs="Segoe UI"/>
          </w:rPr>
          <w:delText>%</w:delText>
        </w:r>
      </w:del>
      <w:ins w:id="9032" w:author="Stephen Stretton" w:date="2026-10-02T19:15:11Z">
        <w:r>
          <w:rPr>
            <w:rFonts w:eastAsia="Segoe UI" w:cs="Segoe UI"/>
          </w:rPr>
          <w:t xml:space="preserve">33.0 MtCO₂ (about 13%</w:t>
        </w:r>
      </w:ins>
      <w:r w:rsidRPr="285A2F06">
        <w:rPr>
          <w:rFonts w:eastAsia="Segoe UI" w:cs="Segoe UI"/>
        </w:rPr>
        <w:t xml:space="preserve">), </w:t>
      </w:r>
      <w:r>
        <w:rPr>
          <w:rFonts w:eastAsia="Segoe UI" w:cs="Segoe UI"/>
        </w:rPr>
        <w:t xml:space="preserve">followed by </w:t>
      </w:r>
      <w:r>
        <w:rPr>
          <w:rFonts w:eastAsia="Segoe UI" w:cs="Segoe UI"/>
        </w:rPr>
        <w:t xml:space="preserve">the </w:t>
      </w:r>
      <w:del w:id="70017" w:author="Stephen Stretton" w:date="2026-10-05T12:00:00Z">
        <w:r>
          <w:rPr>
            <w:rFonts w:eastAsia="Segoe UI" w:cs="Segoe UI"/>
          </w:rPr>
          <w:delText xml:space="preserve">household-recycling design</w:delText>
        </w:r>
      </w:del>
      <w:ins w:id="70018" w:author="Stephen Stretton" w:date="2026-10-05T12:00:00Z">
        <w:r>
          <w:rPr>
            <w:rFonts w:eastAsia="Segoe UI" w:cs="Segoe UI"/>
          </w:rPr>
          <w:t xml:space="preserve">household-recycling scenario</w:t>
        </w:r>
      </w:ins>
      <w:r>
        <w:rPr>
          <w:rFonts w:eastAsia="Segoe UI" w:cs="Segoe UI"/>
        </w:rPr>
        <w:t xml:space="preserve"> (3A) </w:t>
      </w:r>
      <w:r>
        <w:rPr>
          <w:rFonts w:eastAsia="Segoe UI" w:cs="Segoe UI"/>
        </w:rPr>
        <w:t xml:space="preserve">at </w:t>
      </w:r>
      <w:del w:id="9033" w:author="Stephen Stretton" w:date="2026-10-02T19:15:11Z">
        <w:r w:rsidRPr="285A2F06">
          <w:rPr>
            <w:rFonts w:eastAsia="Segoe UI" w:cs="Segoe UI"/>
          </w:rPr>
          <w:delText>21.5 MtCO₂ (about 9</w:delText>
        </w:r>
        <w:r>
          <w:rPr>
            <w:rFonts w:eastAsia="Segoe UI" w:cs="Segoe UI"/>
          </w:rPr>
          <w:delText>%</w:delText>
        </w:r>
      </w:del>
      <w:ins w:id="9034" w:author="Stephen Stretton" w:date="2026-10-02T19:15:11Z">
        <w:r>
          <w:rPr>
            <w:rFonts w:eastAsia="Segoe UI" w:cs="Segoe UI"/>
          </w:rPr>
          <w:t xml:space="preserve">22.8 MtCO₂ (about 9%</w:t>
        </w:r>
      </w:ins>
      <w:r w:rsidRPr="285A2F06">
        <w:rPr>
          <w:rFonts w:eastAsia="Segoe UI" w:cs="Segoe UI"/>
        </w:rPr>
        <w:t>)</w:t>
      </w:r>
      <w:r>
        <w:rPr>
          <w:rFonts w:eastAsia="Segoe UI" w:cs="Segoe UI"/>
        </w:rPr>
        <w:t>.</w:t>
      </w:r>
      <w:r w:rsidRPr="285A2F06">
        <w:rPr>
          <w:rFonts w:eastAsia="Segoe UI" w:cs="Segoe UI"/>
        </w:rPr>
        <w:t xml:space="preserve"> </w:t>
      </w:r>
      <w:r>
        <w:rPr>
          <w:rFonts w:eastAsia="Segoe UI" w:cs="Segoe UI"/>
        </w:rPr>
        <w:t>T</w:t>
      </w:r>
      <w:r>
        <w:rPr>
          <w:rFonts w:eastAsia="Segoe UI" w:cs="Segoe UI"/>
        </w:rPr>
        <w:t xml:space="preserve">he </w:t>
      </w:r>
      <w:del w:id="70019" w:author="Stephen Stretton" w:date="2026-10-05T12:00:00Z">
        <w:r>
          <w:rPr>
            <w:rFonts w:eastAsia="Segoe UI" w:cs="Segoe UI"/>
          </w:rPr>
          <w:delText xml:space="preserve">free-allocation design</w:delText>
        </w:r>
      </w:del>
      <w:ins w:id="70020" w:author="Stephen Stretton" w:date="2026-10-05T12:00:00Z">
        <w:r>
          <w:rPr>
            <w:rFonts w:eastAsia="Segoe UI" w:cs="Segoe UI"/>
          </w:rPr>
          <w:t xml:space="preserve">free-allocation scenario</w:t>
        </w:r>
      </w:ins>
      <w:r>
        <w:rPr>
          <w:rFonts w:eastAsia="Segoe UI" w:cs="Segoe UI"/>
        </w:rPr>
        <w:t xml:space="preserve"> (3B) </w:t>
      </w:r>
      <w:r>
        <w:rPr>
          <w:rFonts w:eastAsia="Segoe UI" w:cs="Segoe UI"/>
        </w:rPr>
        <w:t xml:space="preserve">delivers </w:t>
      </w:r>
      <w:r w:rsidRPr="285A2F06">
        <w:rPr>
          <w:rFonts w:eastAsia="Segoe UI" w:cs="Segoe UI"/>
        </w:rPr>
        <w:t xml:space="preserve">the </w:t>
      </w:r>
      <w:r>
        <w:rPr>
          <w:rFonts w:eastAsia="Segoe UI" w:cs="Segoe UI"/>
        </w:rPr>
        <w:t>smallest reduction</w:t>
      </w:r>
      <w:r w:rsidRPr="285A2F06">
        <w:rPr>
          <w:rFonts w:eastAsia="Segoe UI" w:cs="Segoe UI"/>
        </w:rPr>
        <w:t xml:space="preserve"> at </w:t>
      </w:r>
      <w:commentRangeStart w:id="2"/>
      <w:del w:id="9035" w:author="Stephen Stretton" w:date="2026-10-02T19:15:11Z">
        <w:r w:rsidRPr="285A2F06">
          <w:rPr>
            <w:rFonts w:eastAsia="Segoe UI" w:cs="Segoe UI"/>
          </w:rPr>
          <w:delText>13.6</w:delText>
        </w:r>
      </w:del>
      <w:ins w:id="9036" w:author="Stephen Stretton" w:date="2026-10-02T19:15:11Z">
        <w:r>
          <w:rPr>
            <w:rFonts w:eastAsia="Segoe UI" w:cs="Segoe UI"/>
          </w:rPr>
          <w:t xml:space="preserve">19.1</w:t>
        </w:r>
      </w:ins>
      <w:commentRangeEnd w:id="2"/>
      <w:r w:rsidRPr="285A2F06">
        <w:rPr>
          <w:rStyle w:val="CommentReference"/>
          <w:rFonts w:eastAsia="Segoe UI" w:cs="Segoe UI"/>
          <w:sz w:val="22"/>
          <w:szCs w:val="22"/>
        </w:rPr>
        <w:commentReference w:id="2"/>
      </w:r>
      <w:r>
        <w:rPr>
          <w:rFonts w:eastAsia="Segoe UI" w:cs="Segoe UI"/>
        </w:rPr>
        <w:t xml:space="preserve"> MtCO₂ (about </w:t>
      </w:r>
      <w:del w:id="30005" w:author="Stephen Stretton" w:date="2026-10-03T12:00:00Z">
        <w:r>
          <w:rPr>
            <w:rFonts w:eastAsia="Segoe UI" w:cs="Segoe UI"/>
          </w:rPr>
          <w:delText xml:space="preserve">5</w:delText>
        </w:r>
      </w:del>
      <w:ins w:id="30006" w:author="Stephen Stretton" w:date="2026-10-03T12:00:00Z">
        <w:r>
          <w:rPr>
            <w:rFonts w:eastAsia="Segoe UI" w:cs="Segoe UI"/>
          </w:rPr>
          <w:t xml:space="preserve">8</w:t>
        </w:r>
      </w:ins>
      <w:r>
        <w:rPr>
          <w:rFonts w:eastAsia="Segoe UI" w:cs="Segoe UI"/>
        </w:rPr>
        <w:t>%</w:t>
      </w:r>
      <w:r w:rsidRPr="285A2F06">
        <w:rPr>
          <w:rFonts w:eastAsia="Segoe UI" w:cs="Segoe UI"/>
        </w:rPr>
        <w:t>), as free allocation on an output-intensity benchmark weakens the incentive to abate</w:t>
      </w:r>
      <w:r>
        <w:rPr>
          <w:rFonts w:eastAsia="Segoe UI" w:cs="Segoe UI"/>
        </w:rPr>
        <w:t xml:space="preserve">. </w:t>
      </w:r>
    </w:p>
    <w:p w14:paraId="789316BC" w14:textId="77777777" w:rsidR="005B5075" w:rsidRDefault="005B5075" w:rsidP="005B5075">
      <w:pPr>
        <w:rPr>
          <w:rFonts w:eastAsia="Segoe UI" w:cs="Segoe UI"/>
        </w:rPr>
      </w:pPr>
      <w:del w:id="70021" w:author="Stephen Stretton" w:date="2026-10-05T12:00:00Z">
        <w:r>
          <w:rPr>
            <w:rFonts w:eastAsia="Segoe UI" w:cs="Segoe UI"/>
            <w:b/>
            <w:bCs/>
          </w:rPr>
          <w:delText xml:space="preserve">The bundles differ</w:delText>
        </w:r>
      </w:del>
      <w:ins w:id="70022" w:author="Stephen Stretton" w:date="2026-10-05T12:00:00Z">
        <w:r>
          <w:rPr>
            <w:rFonts w:eastAsia="Segoe UI" w:cs="Segoe UI"/>
            <w:b/>
            <w:bCs/>
          </w:rPr>
          <w:t xml:space="preserve">The scenarios differ</w:t>
        </w:r>
      </w:ins>
      <w:r>
        <w:rPr>
          <w:rFonts w:eastAsia="Segoe UI" w:cs="Segoe UI"/>
          <w:b/>
          <w:bCs/>
        </w:rPr>
        <w:t xml:space="preserve"> considerably in how </w:t>
      </w:r>
      <w:r>
        <w:rPr>
          <w:rFonts w:eastAsia="Segoe UI" w:cs="Segoe UI"/>
          <w:b/>
          <w:bCs/>
        </w:rPr>
        <w:t>much</w:t>
      </w:r>
      <w:r w:rsidRPr="000B0270">
        <w:rPr>
          <w:rFonts w:eastAsia="Segoe UI" w:cs="Segoe UI"/>
          <w:b/>
          <w:bCs/>
        </w:rPr>
        <w:t xml:space="preserve"> they reduce Egypt's exposure to the EU CBAM</w:t>
      </w:r>
      <w:r>
        <w:rPr>
          <w:rFonts w:eastAsia="Segoe UI" w:cs="Segoe UI"/>
        </w:rPr>
        <w:t>.</w:t>
      </w:r>
      <w:r w:rsidRPr="285A2F06">
        <w:rPr>
          <w:rFonts w:eastAsia="Segoe UI" w:cs="Segoe UI"/>
        </w:rPr>
        <w:t xml:space="preserve"> </w:t>
      </w:r>
      <w:r>
        <w:rPr>
          <w:rFonts w:eastAsia="Segoe UI" w:cs="Segoe UI"/>
        </w:rPr>
        <w:t>R</w:t>
      </w:r>
      <w:r w:rsidRPr="285A2F06">
        <w:rPr>
          <w:rFonts w:eastAsia="Segoe UI" w:cs="Segoe UI"/>
        </w:rPr>
        <w:t>eductions in CBAM obligations rang</w:t>
      </w:r>
      <w:r>
        <w:rPr>
          <w:rFonts w:eastAsia="Segoe UI" w:cs="Segoe UI"/>
        </w:rPr>
        <w:t>e</w:t>
      </w:r>
      <w:r w:rsidRPr="285A2F06">
        <w:rPr>
          <w:rFonts w:eastAsia="Segoe UI" w:cs="Segoe UI"/>
        </w:rPr>
        <w:t xml:space="preserve"> from </w:t>
      </w:r>
      <w:r>
        <w:rPr>
          <w:rFonts w:eastAsia="Segoe UI" w:cs="Segoe UI"/>
        </w:rPr>
        <w:t xml:space="preserve">about </w:t>
      </w:r>
      <w:del w:id="9037" w:author="Stephen Stretton" w:date="2026-10-02T19:15:11Z">
        <w:r>
          <w:rPr>
            <w:rFonts w:eastAsia="Segoe UI" w:cs="Segoe UI"/>
          </w:rPr>
          <w:delText xml:space="preserve">8</w:delText>
        </w:r>
      </w:del>
      <w:ins w:id="9038" w:author="Stephen Stretton" w:date="2026-10-02T19:15:11Z">
        <w:r>
          <w:rPr>
            <w:rFonts w:eastAsia="Segoe UI" w:cs="Segoe UI"/>
          </w:rPr>
          <w:t xml:space="preserve">5</w:t>
        </w:r>
      </w:ins>
      <w:r>
        <w:rPr>
          <w:rFonts w:eastAsia="Segoe UI" w:cs="Segoe UI"/>
        </w:rPr>
        <w:t xml:space="preserve"> to </w:t>
      </w:r>
      <w:del w:id="30015" w:author="Stephen Stretton" w:date="2026-10-03T12:00:00Z">
        <w:r>
          <w:rPr>
            <w:rFonts w:eastAsia="Segoe UI" w:cs="Segoe UI"/>
          </w:rPr>
          <w:delText xml:space="preserve">30</w:delText>
        </w:r>
      </w:del>
      <w:ins w:id="30016" w:author="Stephen Stretton" w:date="2026-10-03T12:00:00Z">
        <w:r>
          <w:rPr>
            <w:rFonts w:eastAsia="Segoe UI" w:cs="Segoe UI"/>
          </w:rPr>
          <w:t xml:space="preserve">53</w:t>
        </w:r>
      </w:ins>
      <w:r>
        <w:rPr>
          <w:rFonts w:eastAsia="Segoe UI" w:cs="Segoe UI"/>
        </w:rPr>
        <w:t>%,</w:t>
      </w:r>
      <w:del w:id="40012" w:author="Stephen Stretton" w:date="2026-10-03T18:00:00Z">
        <w:r>
          <w:rPr>
            <w:rFonts w:eastAsia="Segoe UI" w:cs="Segoe UI"/>
          </w:rPr>
          <w:delText xml:space="preserve"> depending on sector</w:delText>
        </w:r>
      </w:del>
      <w:ins w:id="40013" w:author="Stephen Stretton" w:date="2026-10-03T18:00:00Z">
        <w:r>
          <w:rPr>
            <w:rFonts w:eastAsia="Segoe UI" w:cs="Segoe UI"/>
          </w:rPr>
          <w:t xml:space="preserve"> under the 2030 CBAM phase-in, depending on sector</w:t>
        </w:r>
      </w:ins>
      <w:r>
        <w:rPr>
          <w:rFonts w:eastAsia="Segoe UI" w:cs="Segoe UI"/>
        </w:rPr>
        <w:t xml:space="preserve"> coverage</w:t>
      </w:r>
      <w:r w:rsidRPr="285A2F06">
        <w:rPr>
          <w:rFonts w:eastAsia="Segoe UI" w:cs="Segoe UI"/>
        </w:rPr>
        <w:t xml:space="preserve"> and incentiv</w:t>
      </w:r>
      <w:r>
        <w:rPr>
          <w:rFonts w:eastAsia="Segoe UI" w:cs="Segoe UI"/>
        </w:rPr>
        <w:t>es for</w:t>
      </w:r>
      <w:r w:rsidRPr="285A2F06">
        <w:rPr>
          <w:rFonts w:eastAsia="Segoe UI" w:cs="Segoe UI"/>
        </w:rPr>
        <w:t xml:space="preserve"> abatement. </w:t>
      </w:r>
      <w:r>
        <w:rPr>
          <w:rFonts w:eastAsia="Segoe UI" w:cs="Segoe UI"/>
        </w:rPr>
        <w:t>T</w:t>
      </w:r>
      <w:r w:rsidRPr="285A2F06">
        <w:rPr>
          <w:rFonts w:eastAsia="Segoe UI" w:cs="Segoe UI"/>
        </w:rPr>
        <w:t xml:space="preserve">he comprehensive carbon levy (1A) and the downstream price recycled to households (3A) </w:t>
      </w:r>
      <w:r>
        <w:rPr>
          <w:rFonts w:cs="Segoe UI"/>
          <w:color w:val="222222"/>
          <w:shd w:val="clear" w:color="auto" w:fill="FFFFFF"/>
        </w:rPr>
        <w:t xml:space="preserve">cover all CBAM-sector emissions, </w:t>
      </w:r>
      <w:r>
        <w:rPr>
          <w:rFonts w:eastAsia="Segoe UI" w:cs="Segoe UI"/>
        </w:rPr>
        <w:t xml:space="preserve">produce </w:t>
      </w:r>
      <w:r w:rsidRPr="285A2F06">
        <w:rPr>
          <w:rFonts w:eastAsia="Segoe UI" w:cs="Segoe UI"/>
        </w:rPr>
        <w:t xml:space="preserve">identical </w:t>
      </w:r>
      <w:del w:id="50022" w:author="Stephen Stretton" w:date="2026-10-04T09:00:00Z">
        <w:r>
          <w:rPr>
            <w:rFonts w:eastAsia="Segoe UI" w:cs="Segoe UI"/>
          </w:rPr>
          <w:delText xml:space="preserve">industrial carbon </w:delText>
        </w:r>
      </w:del>
      <w:del w:id="50020" w:author="Stephen Stretton" w:date="2026-10-04T09:00:00Z">
        <w:r>
          <w:rPr>
            <w:rFonts w:eastAsia="Segoe UI" w:cs="Segoe UI"/>
          </w:rPr>
          <w:delText xml:space="preserve">intensity reductions</w:delText>
        </w:r>
      </w:del>
      <w:ins w:id="50021" w:author="Stephen Stretton" w:date="2026-10-04T09:00:00Z">
        <w:r>
          <w:rPr>
            <w:rFonts w:eastAsia="Segoe UI" w:cs="Segoe UI"/>
          </w:rPr>
          <w:t xml:space="preserve">CBAM-sector emission intensity reductions</w:t>
        </w:r>
      </w:ins>
      <w:r>
        <w:rPr>
          <w:rFonts w:eastAsia="Segoe UI" w:cs="Segoe UI"/>
        </w:rPr>
        <w:t xml:space="preserve"> of </w:t>
      </w:r>
      <w:del w:id="30017" w:author="Stephen Stretton" w:date="2026-10-03T12:00:00Z">
        <w:r>
          <w:rPr>
            <w:rFonts w:eastAsia="Segoe UI" w:cs="Segoe UI"/>
          </w:rPr>
          <w:delText xml:space="preserve">nearly </w:delText>
        </w:r>
      </w:del>
      <w:ins w:id="30018" w:author="Stephen Stretton" w:date="2026-10-03T12:00:00Z">
        <w:r>
          <w:rPr>
            <w:rFonts w:eastAsia="Segoe UI" w:cs="Segoe UI"/>
          </w:rPr>
          <w:t xml:space="preserve">about </w:t>
        </w:r>
      </w:ins>
      <w:del w:id="9039" w:author="Stephen Stretton" w:date="2026-10-02T19:15:11Z">
        <w:r>
          <w:rPr>
            <w:rFonts w:eastAsia="Segoe UI" w:cs="Segoe UI"/>
          </w:rPr>
          <w:delText xml:space="preserve">8%</w:delText>
        </w:r>
      </w:del>
      <w:ins w:id="9040" w:author="Stephen Stretton" w:date="2026-10-02T19:15:11Z">
        <w:r>
          <w:rPr>
            <w:rFonts w:eastAsia="Segoe UI" w:cs="Segoe UI"/>
          </w:rPr>
          <w:t xml:space="preserve">6%</w:t>
        </w:r>
      </w:ins>
      <w:r>
        <w:rPr>
          <w:rFonts w:eastAsia="Segoe UI" w:cs="Segoe UI"/>
        </w:rPr>
        <w:t xml:space="preserve"> from the</w:t>
      </w:r>
      <w:r w:rsidRPr="285A2F06">
        <w:rPr>
          <w:rFonts w:eastAsia="Segoe UI" w:cs="Segoe UI"/>
        </w:rPr>
        <w:t xml:space="preserve"> baseline</w:t>
      </w:r>
      <w:r>
        <w:rPr>
          <w:rFonts w:eastAsia="Segoe UI" w:cs="Segoe UI"/>
        </w:rPr>
        <w:t>, and</w:t>
      </w:r>
      <w:r w:rsidRPr="285A2F06">
        <w:rPr>
          <w:rFonts w:eastAsia="Segoe UI" w:cs="Segoe UI"/>
        </w:rPr>
        <w:t xml:space="preserve"> each</w:t>
      </w:r>
      <w:r w:rsidRPr="285A2F06" w:rsidDel="00B94440">
        <w:rPr>
          <w:rFonts w:eastAsia="Segoe UI" w:cs="Segoe UI"/>
        </w:rPr>
        <w:t xml:space="preserve"> </w:t>
      </w:r>
      <w:r w:rsidRPr="285A2F06">
        <w:rPr>
          <w:rFonts w:eastAsia="Segoe UI" w:cs="Segoe UI"/>
        </w:rPr>
        <w:t xml:space="preserve">cut </w:t>
      </w:r>
      <w:r>
        <w:rPr>
          <w:rFonts w:eastAsia="Segoe UI" w:cs="Segoe UI"/>
        </w:rPr>
        <w:t xml:space="preserve">CBAM </w:t>
      </w:r>
      <w:r w:rsidRPr="285A2F06">
        <w:rPr>
          <w:rFonts w:eastAsia="Segoe UI" w:cs="Segoe UI"/>
        </w:rPr>
        <w:t xml:space="preserve">obligations by </w:t>
      </w:r>
      <w:del w:id="9041" w:author="Stephen Stretton" w:date="2026-10-02T19:15:11Z">
        <w:r w:rsidRPr="285A2F06">
          <w:rPr>
            <w:rFonts w:eastAsia="Segoe UI" w:cs="Segoe UI"/>
          </w:rPr>
          <w:delText xml:space="preserve">26</w:delText>
        </w:r>
        <w:r>
          <w:rPr>
            <w:rFonts w:eastAsia="Segoe UI" w:cs="Segoe UI"/>
          </w:rPr>
          <w:delText xml:space="preserve">%</w:delText>
        </w:r>
      </w:del>
      <w:ins w:id="9042" w:author="Stephen Stretton" w:date="2026-10-02T19:15:11Z">
        <w:r>
          <w:rPr>
            <w:rFonts w:eastAsia="Segoe UI" w:cs="Segoe UI"/>
          </w:rPr>
          <w:t xml:space="preserve">44%</w:t>
        </w:r>
      </w:ins>
      <w:r>
        <w:rPr>
          <w:rFonts w:eastAsia="Segoe UI" w:cs="Segoe UI"/>
        </w:rPr>
        <w:t xml:space="preserve">. T</w:t>
      </w:r>
      <w:r w:rsidRPr="285A2F06">
        <w:rPr>
          <w:rFonts w:eastAsia="Segoe UI" w:cs="Segoe UI"/>
        </w:rPr>
        <w:t xml:space="preserve">he downstream price paired with free allocation for CBAM producers (3B) achieves </w:t>
      </w:r>
      <w:r>
        <w:rPr>
          <w:rFonts w:eastAsia="Segoe UI" w:cs="Segoe UI"/>
        </w:rPr>
        <w:t xml:space="preserve">the same intensity reduction, and that is the </w:t>
      </w:r>
      <w:r w:rsidRPr="285A2F06">
        <w:rPr>
          <w:rFonts w:eastAsia="Segoe UI" w:cs="Segoe UI"/>
        </w:rPr>
        <w:t xml:space="preserve">only </w:t>
      </w:r>
      <w:r>
        <w:rPr>
          <w:rFonts w:eastAsia="Segoe UI" w:cs="Segoe UI"/>
        </w:rPr>
        <w:t xml:space="preserve">factor driving the </w:t>
      </w:r>
      <w:del w:id="9043" w:author="Stephen Stretton" w:date="2026-10-02T19:15:11Z">
        <w:r>
          <w:rPr>
            <w:rFonts w:eastAsia="Segoe UI" w:cs="Segoe UI"/>
          </w:rPr>
          <w:delText xml:space="preserve">8%</w:delText>
        </w:r>
      </w:del>
      <w:ins w:id="9044" w:author="Stephen Stretton" w:date="2026-10-02T19:15:11Z">
        <w:r>
          <w:rPr>
            <w:rFonts w:eastAsia="Segoe UI" w:cs="Segoe UI"/>
          </w:rPr>
          <w:t xml:space="preserve">5%</w:t>
        </w:r>
      </w:ins>
      <w:r>
        <w:rPr>
          <w:rFonts w:eastAsia="Segoe UI" w:cs="Segoe UI"/>
        </w:rPr>
        <w:t xml:space="preserve"> </w:t>
      </w:r>
      <w:r w:rsidRPr="285A2F06">
        <w:rPr>
          <w:rFonts w:eastAsia="Segoe UI" w:cs="Segoe UI"/>
        </w:rPr>
        <w:t>reduction</w:t>
      </w:r>
      <w:r>
        <w:rPr>
          <w:rFonts w:eastAsia="Segoe UI" w:cs="Segoe UI"/>
        </w:rPr>
        <w:t xml:space="preserve"> in CBAM obligations</w:t>
      </w:r>
      <w:r w:rsidRPr="285A2F06">
        <w:rPr>
          <w:rFonts w:eastAsia="Segoe UI" w:cs="Segoe UI"/>
        </w:rPr>
        <w:t>, since free allocation on an output-</w:t>
      </w:r>
      <w:r>
        <w:rPr>
          <w:rFonts w:eastAsia="Segoe UI" w:cs="Segoe UI"/>
        </w:rPr>
        <w:t xml:space="preserve">based </w:t>
      </w:r>
      <w:r w:rsidRPr="285A2F06">
        <w:rPr>
          <w:rFonts w:eastAsia="Segoe UI" w:cs="Segoe UI"/>
        </w:rPr>
        <w:t xml:space="preserve">intensity benchmark </w:t>
      </w:r>
      <w:r>
        <w:rPr>
          <w:rFonts w:eastAsia="Segoe UI" w:cs="Segoe UI"/>
        </w:rPr>
        <w:t>fully offsets the carbon price effectively paid on embodied emissions</w:t>
      </w:r>
      <w:r w:rsidRPr="285A2F06">
        <w:rPr>
          <w:rFonts w:eastAsia="Segoe UI" w:cs="Segoe UI"/>
        </w:rPr>
        <w:t xml:space="preserve">. The two upstream </w:t>
      </w:r>
      <w:r>
        <w:rPr>
          <w:rFonts w:eastAsia="Segoe UI" w:cs="Segoe UI"/>
        </w:rPr>
        <w:t xml:space="preserve">carbon </w:t>
      </w:r>
      <w:r w:rsidRPr="285A2F06">
        <w:rPr>
          <w:rFonts w:eastAsia="Segoe UI" w:cs="Segoe UI"/>
        </w:rPr>
        <w:t xml:space="preserve">levies (2A and 2B) </w:t>
      </w:r>
      <w:r>
        <w:rPr>
          <w:rFonts w:eastAsia="Segoe UI" w:cs="Segoe UI"/>
        </w:rPr>
        <w:t>each cover</w:t>
      </w:r>
      <w:r w:rsidRPr="285A2F06">
        <w:rPr>
          <w:rFonts w:eastAsia="Segoe UI" w:cs="Segoe UI"/>
        </w:rPr>
        <w:t xml:space="preserve"> only 44</w:t>
      </w:r>
      <w:r>
        <w:rPr>
          <w:rFonts w:eastAsia="Segoe UI" w:cs="Segoe UI"/>
        </w:rPr>
        <w:t>%</w:t>
      </w:r>
      <w:r>
        <w:rPr>
          <w:rFonts w:eastAsia="Segoe UI" w:cs="Segoe UI"/>
        </w:rPr>
        <w:t xml:space="preserve"> </w:t>
      </w:r>
      <w:del w:id="50032" w:author="Stephen Stretton" w:date="2026-10-04T09:00:00Z">
        <w:r>
          <w:rPr>
            <w:rFonts w:eastAsia="Segoe UI" w:cs="Segoe UI"/>
          </w:rPr>
          <w:delText xml:space="preserve">of CBAM sector</w:delText>
        </w:r>
      </w:del>
      <w:del w:id="50031" w:author="Stephen Stretton" w:date="2026-10-04T09:00:00Z">
        <w:r>
          <w:rPr>
            <w:rFonts w:eastAsia="Segoe UI" w:cs="Segoe UI"/>
          </w:rPr>
          <w:delText xml:space="preserve"> emission</w:delText>
        </w:r>
      </w:del>
      <w:del w:id="50029" w:author="Stephen Stretton" w:date="2026-10-04T09:00:00Z">
        <w:r>
          <w:rPr>
            <w:rFonts w:eastAsia="Segoe UI" w:cs="Segoe UI"/>
          </w:rPr>
          <w:delText xml:space="preserve">s</w:delText>
        </w:r>
      </w:del>
      <w:ins w:id="50030" w:author="Stephen Stretton" w:date="2026-10-04T09:00:00Z">
        <w:r>
          <w:rPr>
            <w:rFonts w:eastAsia="Segoe UI" w:cs="Segoe UI"/>
          </w:rPr>
          <w:t xml:space="preserve">of CBAM-sector emissions</w:t>
        </w:r>
      </w:ins>
      <w:r>
        <w:rPr>
          <w:rFonts w:eastAsia="Segoe UI" w:cs="Segoe UI"/>
        </w:rPr>
        <w:t>—those related to fuel combustion—</w:t>
      </w:r>
      <w:r w:rsidRPr="285A2F06">
        <w:rPr>
          <w:rFonts w:eastAsia="Segoe UI" w:cs="Segoe UI"/>
        </w:rPr>
        <w:t xml:space="preserve">and therefore deliver a smaller intensity reduction of </w:t>
      </w:r>
      <w:del w:id="9045" w:author="Stephen Stretton" w:date="2026-10-02T19:15:11Z">
        <w:r>
          <w:rPr>
            <w:rFonts w:eastAsia="Segoe UI" w:cs="Segoe UI"/>
          </w:rPr>
          <w:delText xml:space="preserve">nearly 6%</w:delText>
        </w:r>
      </w:del>
      <w:ins w:id="9046" w:author="Stephen Stretton" w:date="2026-10-02T19:15:11Z">
        <w:r>
          <w:rPr>
            <w:rFonts w:eastAsia="Segoe UI" w:cs="Segoe UI"/>
          </w:rPr>
          <w:t xml:space="preserve">about 2%</w:t>
        </w:r>
      </w:ins>
      <w:r>
        <w:rPr>
          <w:rFonts w:eastAsia="Segoe UI" w:cs="Segoe UI"/>
        </w:rPr>
        <w:t xml:space="preserve">; they result in</w:t>
      </w:r>
      <w:r w:rsidRPr="285A2F06">
        <w:rPr>
          <w:rFonts w:eastAsia="Segoe UI" w:cs="Segoe UI"/>
        </w:rPr>
        <w:t xml:space="preserve"> a </w:t>
      </w:r>
      <w:del w:id="9047" w:author="Stephen Stretton" w:date="2026-10-02T19:15:11Z">
        <w:r w:rsidRPr="285A2F06">
          <w:rPr>
            <w:rFonts w:eastAsia="Segoe UI" w:cs="Segoe UI"/>
          </w:rPr>
          <w:delText xml:space="preserve">1</w:delText>
        </w:r>
        <w:r>
          <w:rPr>
            <w:rFonts w:eastAsia="Segoe UI" w:cs="Segoe UI"/>
          </w:rPr>
          <w:delText>4%</w:delText>
        </w:r>
      </w:del>
      <w:ins w:id="9048" w:author="Stephen Stretton" w:date="2026-10-02T19:15:11Z">
        <w:r>
          <w:rPr>
            <w:rFonts w:eastAsia="Segoe UI" w:cs="Segoe UI"/>
          </w:rPr>
          <w:t xml:space="preserve">23%</w:t>
        </w:r>
      </w:ins>
      <w:r w:rsidRPr="285A2F06">
        <w:rPr>
          <w:rFonts w:eastAsia="Segoe UI" w:cs="Segoe UI"/>
        </w:rPr>
        <w:t xml:space="preserve"> cut in obligations, with no difference between the two recycling choices. The downstream </w:t>
      </w:r>
      <w:r>
        <w:rPr>
          <w:rFonts w:eastAsia="Segoe UI" w:cs="Segoe UI"/>
        </w:rPr>
        <w:t xml:space="preserve">carbon </w:t>
      </w:r>
      <w:r>
        <w:rPr>
          <w:rFonts w:eastAsia="Segoe UI" w:cs="Segoe UI"/>
        </w:rPr>
        <w:t xml:space="preserve">price combined with </w:t>
      </w:r>
      <w:del w:id="50016" w:author="Stephen Stretton" w:date="2026-10-04T09:00:00Z">
        <w:r>
          <w:rPr>
            <w:rFonts w:eastAsia="Segoe UI" w:cs="Segoe UI"/>
          </w:rPr>
          <w:delText xml:space="preserve">a rebate for industrial abatement</w:delText>
        </w:r>
      </w:del>
      <w:ins w:id="50017" w:author="Stephen Stretton" w:date="2026-10-04T09:00:00Z">
        <w:r>
          <w:rPr>
            <w:rFonts w:eastAsia="Segoe UI" w:cs="Segoe UI"/>
          </w:rPr>
          <w:t xml:space="preserve">an industrial abatement rebate</w:t>
        </w:r>
      </w:ins>
      <w:r>
        <w:rPr>
          <w:rFonts w:eastAsia="Segoe UI" w:cs="Segoe UI"/>
        </w:rPr>
        <w:t xml:space="preserve"> (3C)</w:t>
      </w:r>
      <w:r>
        <w:rPr>
          <w:rFonts w:eastAsia="Segoe UI" w:cs="Segoe UI"/>
        </w:rPr>
        <w:t xml:space="preserve"> performs best: with</w:t>
      </w:r>
      <w:r w:rsidRPr="285A2F06">
        <w:rPr>
          <w:rFonts w:eastAsia="Segoe UI" w:cs="Segoe UI"/>
        </w:rPr>
        <w:t xml:space="preserve"> full coverage</w:t>
      </w:r>
      <w:r>
        <w:rPr>
          <w:rFonts w:eastAsia="Segoe UI" w:cs="Segoe UI"/>
        </w:rPr>
        <w:t>, it reduces</w:t>
      </w:r>
      <w:r w:rsidRPr="285A2F06">
        <w:rPr>
          <w:rFonts w:eastAsia="Segoe UI" w:cs="Segoe UI"/>
        </w:rPr>
        <w:t xml:space="preserve"> intensity </w:t>
      </w:r>
      <w:r>
        <w:rPr>
          <w:rFonts w:eastAsia="Segoe UI" w:cs="Segoe UI"/>
        </w:rPr>
        <w:t>by</w:t>
      </w:r>
      <w:del w:id="30011" w:author="Stephen Stretton" w:date="2026-10-03T12:00:00Z">
        <w:r>
          <w:rPr>
            <w:rFonts w:eastAsia="Segoe UI" w:cs="Segoe UI"/>
          </w:rPr>
          <w:delText xml:space="preserve"> 13</w:delText>
        </w:r>
      </w:del>
      <w:ins w:id="30012" w:author="Stephen Stretton" w:date="2026-10-03T12:00:00Z">
        <w:r>
          <w:rPr>
            <w:rFonts w:eastAsia="Segoe UI" w:cs="Segoe UI"/>
          </w:rPr>
          <w:t xml:space="preserve"> 23</w:t>
        </w:r>
      </w:ins>
      <w:r>
        <w:rPr>
          <w:rFonts w:eastAsia="Segoe UI" w:cs="Segoe UI"/>
        </w:rPr>
        <w:t>%</w:t>
      </w:r>
      <w:r w:rsidRPr="285A2F06">
        <w:rPr>
          <w:rFonts w:eastAsia="Segoe UI" w:cs="Segoe UI"/>
        </w:rPr>
        <w:t xml:space="preserve"> and obligations</w:t>
      </w:r>
      <w:r>
        <w:rPr>
          <w:rFonts w:eastAsia="Segoe UI" w:cs="Segoe UI"/>
        </w:rPr>
        <w:t xml:space="preserve"> by</w:t>
      </w:r>
      <w:del w:id="30013" w:author="Stephen Stretton" w:date="2026-10-03T12:00:00Z">
        <w:r>
          <w:rPr>
            <w:rFonts w:eastAsia="Segoe UI" w:cs="Segoe UI"/>
          </w:rPr>
          <w:delText xml:space="preserve"> 30</w:delText>
        </w:r>
      </w:del>
      <w:ins w:id="30014" w:author="Stephen Stretton" w:date="2026-10-03T12:00:00Z">
        <w:r>
          <w:rPr>
            <w:rFonts w:eastAsia="Segoe UI" w:cs="Segoe UI"/>
          </w:rPr>
          <w:t xml:space="preserve"> 53</w:t>
        </w:r>
      </w:ins>
      <w:r>
        <w:rPr>
          <w:rFonts w:eastAsia="Segoe UI" w:cs="Segoe UI"/>
        </w:rPr>
        <w:t>%. T</w:t>
      </w:r>
      <w:r w:rsidRPr="285A2F06">
        <w:rPr>
          <w:rFonts w:eastAsia="Segoe UI" w:cs="Segoe UI"/>
        </w:rPr>
        <w:t xml:space="preserve">he rebate </w:t>
      </w:r>
      <w:r>
        <w:rPr>
          <w:rFonts w:eastAsia="Segoe UI" w:cs="Segoe UI"/>
        </w:rPr>
        <w:t xml:space="preserve">incentivizes additional </w:t>
      </w:r>
      <w:r w:rsidRPr="285A2F06">
        <w:rPr>
          <w:rFonts w:eastAsia="Segoe UI" w:cs="Segoe UI"/>
        </w:rPr>
        <w:t xml:space="preserve">emissions reductions per unit of output without </w:t>
      </w:r>
      <w:r>
        <w:rPr>
          <w:rFonts w:eastAsia="Segoe UI" w:cs="Segoe UI"/>
        </w:rPr>
        <w:t>weakening</w:t>
      </w:r>
      <w:r w:rsidRPr="285A2F06">
        <w:rPr>
          <w:rFonts w:eastAsia="Segoe UI" w:cs="Segoe UI"/>
        </w:rPr>
        <w:t xml:space="preserve"> the </w:t>
      </w:r>
      <w:r>
        <w:rPr>
          <w:rFonts w:eastAsia="Segoe UI" w:cs="Segoe UI"/>
        </w:rPr>
        <w:t xml:space="preserve">carbon </w:t>
      </w:r>
      <w:r w:rsidRPr="285A2F06">
        <w:rPr>
          <w:rFonts w:eastAsia="Segoe UI" w:cs="Segoe UI"/>
        </w:rPr>
        <w:t>price signal</w:t>
      </w:r>
      <w:r>
        <w:rPr>
          <w:rFonts w:eastAsia="Segoe UI" w:cs="Segoe UI"/>
        </w:rPr>
        <w:t xml:space="preserve"> or reducing the price recognized in the EU calculations</w:t>
      </w:r>
      <w:r w:rsidRPr="285A2F06">
        <w:rPr>
          <w:rFonts w:eastAsia="Segoe UI" w:cs="Segoe UI"/>
        </w:rPr>
        <w:t>.</w:t>
      </w:r>
    </w:p>
    <w:p w14:paraId="3DDC1991" w14:textId="77777777" w:rsidR="005B5075" w:rsidRDefault="005B5075" w:rsidP="005B5075">
      <w:pPr>
        <w:pStyle w:val="Heading3"/>
        <w:spacing w:before="0" w:afterLines="120" w:after="288" w:line="250" w:lineRule="auto"/>
      </w:pPr>
      <w:r>
        <w:lastRenderedPageBreak/>
        <w:t>Co-benefits</w:t>
      </w:r>
    </w:p>
    <w:p w14:paraId="3FCD9F7A" w14:textId="77777777" w:rsidR="005B5075" w:rsidRDefault="005B5075" w:rsidP="005B5075">
      <w:pPr>
        <w:spacing w:afterLines="120" w:after="288" w:line="250" w:lineRule="auto"/>
        <w:rPr>
          <w:rFonts w:cs="Times New Roman"/>
        </w:rPr>
      </w:pPr>
      <w:r>
        <w:rPr>
          <w:rFonts w:cs="Times New Roman"/>
          <w:b/>
          <w:bCs/>
        </w:rPr>
        <w:t xml:space="preserve">Carbon pricing could serve Egypt’s economic and social interests beyond its contribution to climate goals. </w:t>
      </w:r>
      <w:r>
        <w:rPr>
          <w:rFonts w:cs="Times New Roman"/>
        </w:rPr>
        <w:t>Well-designed carbon pricing can support</w:t>
      </w:r>
      <w:r w:rsidRPr="00B35FCF">
        <w:t xml:space="preserve"> job creation, improve health outcomes, </w:t>
      </w:r>
      <w:r>
        <w:t>promote</w:t>
      </w:r>
      <w:r w:rsidRPr="00B35FCF">
        <w:t xml:space="preserve"> equity, </w:t>
      </w:r>
      <w:r>
        <w:t>and create</w:t>
      </w:r>
      <w:r w:rsidRPr="00B35FCF">
        <w:t xml:space="preserve"> a simpler, more growth-friendly system that extends to the informal sector.</w:t>
      </w:r>
      <w:r w:rsidRPr="00815ECA">
        <w:rPr>
          <w:b/>
          <w:bCs/>
        </w:rPr>
        <w:t xml:space="preserve"> </w:t>
      </w:r>
      <w:r>
        <w:rPr>
          <w:rFonts w:cs="Times New Roman"/>
        </w:rPr>
        <w:t>Broad-based carbon pricing can raise revenues at a lower cost to</w:t>
      </w:r>
      <w:r w:rsidRPr="62275691">
        <w:rPr>
          <w:rFonts w:cs="Times New Roman"/>
        </w:rPr>
        <w:t xml:space="preserve"> economic growth </w:t>
      </w:r>
      <w:r>
        <w:rPr>
          <w:rFonts w:cs="Times New Roman"/>
        </w:rPr>
        <w:t>than conventional taxes</w:t>
      </w:r>
      <w:r w:rsidRPr="000E4209">
        <w:rPr>
          <w:rStyle w:val="FootnoteReference"/>
          <w:rFonts w:cs="Times New Roman"/>
        </w:rPr>
        <w:footnoteReference w:id="1"/>
      </w:r>
      <w:r>
        <w:rPr>
          <w:rFonts w:cs="Times New Roman"/>
        </w:rPr>
        <w:t xml:space="preserve">, particularly when </w:t>
      </w:r>
      <w:r w:rsidRPr="62275691">
        <w:rPr>
          <w:rFonts w:cs="Times New Roman"/>
        </w:rPr>
        <w:t xml:space="preserve">revenues </w:t>
      </w:r>
      <w:r>
        <w:rPr>
          <w:rFonts w:cs="Times New Roman"/>
        </w:rPr>
        <w:t>are used to reduce</w:t>
      </w:r>
      <w:r w:rsidRPr="62275691">
        <w:rPr>
          <w:rFonts w:cs="Times New Roman"/>
        </w:rPr>
        <w:t xml:space="preserve"> formal-sector taxes</w:t>
      </w:r>
      <w:r>
        <w:rPr>
          <w:rFonts w:cs="Times New Roman"/>
        </w:rPr>
        <w:t>.</w:t>
      </w:r>
      <w:r w:rsidRPr="000E4209">
        <w:rPr>
          <w:rFonts w:cs="Times New Roman"/>
        </w:rPr>
        <w:t xml:space="preserve"> </w:t>
      </w:r>
      <w:r>
        <w:rPr>
          <w:rFonts w:cs="Times New Roman"/>
        </w:rPr>
        <w:t xml:space="preserve">It can also improve employment </w:t>
      </w:r>
      <w:del w:id="60005" w:author="Stephen Stretton" w:date="2026-10-04T12:00:00Z">
        <w:r>
          <w:rPr>
            <w:rFonts w:cs="Times New Roman"/>
          </w:rPr>
          <w:delText xml:space="preserve">outcomes</w:delText>
        </w:r>
      </w:del>
      <w:r>
        <w:rPr>
          <w:rStyle w:val="FootnoteReference"/>
          <w:rFonts w:cs="Times New Roman"/>
        </w:rPr>
        <w:footnoteReference w:id="2"/>
      </w:r>
      <w:del w:id="60003" w:author="Stephen Stretton" w:date="2026-10-04T12:00:00Z">
        <w:r>
          <w:rPr>
            <w:rFonts w:cs="Times New Roman"/>
          </w:rPr>
          <w:delText xml:space="preserve">  by</w:delText>
        </w:r>
      </w:del>
      <w:ins w:id="60004" w:author="Stephen Stretton" w:date="2026-10-04T12:00:00Z">
        <w:r>
          <w:rPr>
            <w:rFonts w:cs="Times New Roman"/>
          </w:rPr>
          <w:t xml:space="preserve">outcomes by</w:t>
        </w:r>
      </w:ins>
      <w:r>
        <w:rPr>
          <w:rFonts w:cs="Times New Roman"/>
        </w:rPr>
        <w:t xml:space="preserve"> </w:t>
      </w:r>
      <w:r w:rsidRPr="00D8744B">
        <w:rPr>
          <w:rFonts w:cs="Times New Roman"/>
        </w:rPr>
        <w:t>shift</w:t>
      </w:r>
      <w:r>
        <w:rPr>
          <w:rFonts w:cs="Times New Roman"/>
        </w:rPr>
        <w:t>ing</w:t>
      </w:r>
      <w:r w:rsidRPr="00D8744B">
        <w:rPr>
          <w:rFonts w:cs="Times New Roman"/>
        </w:rPr>
        <w:t xml:space="preserve"> the economy toward more labor-intensive sectors and production methods</w:t>
      </w:r>
      <w:r>
        <w:rPr>
          <w:rFonts w:cs="Times New Roman"/>
        </w:rPr>
        <w:t>.</w:t>
      </w:r>
      <w:r>
        <w:rPr>
          <w:rStyle w:val="FootnoteReference"/>
          <w:rFonts w:cs="Times New Roman"/>
        </w:rPr>
        <w:footnoteReference w:id="3"/>
      </w:r>
      <w:r>
        <w:rPr>
          <w:rFonts w:cs="Times New Roman"/>
        </w:rPr>
        <w:t xml:space="preserve"> Using part of the revenue raised to support low-income households </w:t>
      </w:r>
      <w:del w:id="60021" w:author="Stephen Stretton" w:date="2026-10-04T12:00:00Z">
        <w:r>
          <w:rPr>
            <w:rFonts w:cs="Times New Roman"/>
          </w:rPr>
          <w:delText xml:space="preserve">or to public services</w:delText>
        </w:r>
      </w:del>
      <w:ins w:id="60022" w:author="Stephen Stretton" w:date="2026-10-04T12:00:00Z">
        <w:r>
          <w:rPr>
            <w:rFonts w:cs="Times New Roman"/>
          </w:rPr>
          <w:t xml:space="preserve">or to fund public services</w:t>
        </w:r>
      </w:ins>
      <w:r>
        <w:rPr>
          <w:rFonts w:cs="Times New Roman"/>
        </w:rPr>
        <w:t xml:space="preserve"> can further make carbon pricing pro-poor.</w:t>
      </w:r>
      <w:r>
        <w:rPr>
          <w:rStyle w:val="FootnoteReference"/>
        </w:rPr>
        <w:footnoteReference w:id="4"/>
      </w:r>
    </w:p>
    <w:p w14:paraId="4E6BCFF4" w14:textId="77777777" w:rsidR="005B5075" w:rsidRDefault="005B5075" w:rsidP="005B5075">
      <w:pPr>
        <w:spacing w:afterLines="120" w:after="288" w:line="250" w:lineRule="auto"/>
        <w:rPr>
          <w:rFonts w:cs="Times New Roman"/>
        </w:rPr>
      </w:pPr>
      <w:r w:rsidRPr="00B35FCF">
        <w:rPr>
          <w:rFonts w:cs="Times New Roman"/>
          <w:b/>
          <w:bCs/>
        </w:rPr>
        <w:t>For Egypt, the domestic co-benefits of carbon pricing could be particularly significant.</w:t>
      </w:r>
      <w:r w:rsidRPr="000E4209">
        <w:rPr>
          <w:rFonts w:cs="Times New Roman"/>
        </w:rPr>
        <w:t xml:space="preserve"> By discouraging pollution-intensive activities, carbon taxation can improve</w:t>
      </w:r>
      <w:r>
        <w:rPr>
          <w:rFonts w:cs="Times New Roman"/>
        </w:rPr>
        <w:t xml:space="preserve"> </w:t>
      </w:r>
      <w:r w:rsidRPr="000E4209">
        <w:rPr>
          <w:rFonts w:cs="Times New Roman"/>
        </w:rPr>
        <w:t>air quality, enhanc</w:t>
      </w:r>
      <w:r>
        <w:rPr>
          <w:rFonts w:cs="Times New Roman"/>
        </w:rPr>
        <w:t>e</w:t>
      </w:r>
      <w:r w:rsidRPr="000E4209">
        <w:rPr>
          <w:rFonts w:cs="Times New Roman"/>
        </w:rPr>
        <w:t xml:space="preserve"> public health, </w:t>
      </w:r>
      <w:r>
        <w:rPr>
          <w:rFonts w:cs="Times New Roman"/>
        </w:rPr>
        <w:t xml:space="preserve">and reduce social costs of road use, including congestion, accidents, and </w:t>
      </w:r>
      <w:r w:rsidRPr="000E4209">
        <w:rPr>
          <w:rFonts w:cs="Times New Roman"/>
        </w:rPr>
        <w:t xml:space="preserve">road damage. </w:t>
      </w:r>
      <w:r>
        <w:rPr>
          <w:rFonts w:cs="Times New Roman"/>
        </w:rPr>
        <w:t>These benefits can be large enough to exceed the economic cost of mitigation.</w:t>
      </w:r>
      <w:r>
        <w:rPr>
          <w:rStyle w:val="FootnoteReference"/>
          <w:rFonts w:cs="Times New Roman"/>
        </w:rPr>
        <w:footnoteReference w:id="5"/>
      </w:r>
      <w:r>
        <w:rPr>
          <w:rFonts w:cs="Times New Roman"/>
        </w:rPr>
        <w:t xml:space="preserve"> All this means that there are national economic interests for taxing carbon, independent from its contribution to climate objectives and </w:t>
      </w:r>
      <w:del w:id="60023" w:author="Stephen Stretton" w:date="2026-10-04T12:00:00Z">
        <w:r>
          <w:rPr>
            <w:rFonts w:cs="Times New Roman"/>
          </w:rPr>
          <w:delText xml:space="preserve">reduced CBAM liabilities</w:delText>
        </w:r>
      </w:del>
      <w:ins w:id="60024" w:author="Stephen Stretton" w:date="2026-10-04T12:00:00Z">
        <w:r>
          <w:rPr>
            <w:rFonts w:cs="Times New Roman"/>
          </w:rPr>
          <w:t xml:space="preserve">reduced CBAM obligations</w:t>
        </w:r>
      </w:ins>
      <w:r>
        <w:rPr>
          <w:rFonts w:cs="Times New Roman"/>
        </w:rPr>
        <w:t xml:space="preserve">.</w:t>
      </w:r>
      <w:r>
        <w:rPr>
          <w:rStyle w:val="FootnoteReference"/>
        </w:rPr>
        <w:footnoteReference w:id="6"/>
      </w:r>
    </w:p>
    <w:p w14:paraId="1915AC2B" w14:textId="77777777" w:rsidR="005B5075" w:rsidRDefault="005B5075" w:rsidP="005B5075">
      <w:pPr>
        <w:spacing w:afterLines="120" w:after="288" w:line="250" w:lineRule="auto"/>
        <w:rPr>
          <w:rFonts w:cs="Times New Roman"/>
        </w:rPr>
      </w:pPr>
      <w:r>
        <w:rPr>
          <w:rFonts w:cs="Segoe UI"/>
          <w:b/>
          <w:bCs/>
          <w:color w:val="222222"/>
        </w:rPr>
        <w:t xml:space="preserve">Broader carbon pricing delivers much larger health benefits than downstream industrial pricing. </w:t>
      </w:r>
      <w:r>
        <w:rPr>
          <w:rFonts w:cs="Times New Roman"/>
        </w:rPr>
        <w:t>CPAT modeling results focus on the mortality benefits from reduced air pollution. As Table 2 shows, avoided premature deaths range from</w:t>
      </w:r>
      <w:r w:rsidRPr="285A2F06">
        <w:rPr>
          <w:rFonts w:eastAsia="Segoe UI" w:cs="Segoe UI"/>
        </w:rPr>
        <w:t xml:space="preserve"> </w:t>
      </w:r>
      <w:del w:id="9049" w:author="Stephen Stretton" w:date="2026-10-02T19:15:11Z">
        <w:r w:rsidRPr="285A2F06">
          <w:rPr>
            <w:rFonts w:eastAsia="Segoe UI" w:cs="Segoe UI"/>
          </w:rPr>
          <w:delText xml:space="preserve">345 </w:delText>
        </w:r>
        <w:r>
          <w:rPr>
            <w:rFonts w:eastAsia="Segoe UI" w:cs="Segoe UI"/>
          </w:rPr>
          <w:delText>to</w:delText>
        </w:r>
        <w:r w:rsidRPr="285A2F06">
          <w:rPr>
            <w:rFonts w:eastAsia="Segoe UI" w:cs="Segoe UI"/>
          </w:rPr>
          <w:delText xml:space="preserve"> 1,656</w:delText>
        </w:r>
      </w:del>
      <w:ins w:id="9050" w:author="Stephen Stretton" w:date="2026-10-02T19:15:11Z">
        <w:r>
          <w:rPr>
            <w:rFonts w:eastAsia="Segoe UI" w:cs="Segoe UI"/>
          </w:rPr>
          <w:t xml:space="preserve">491 to 1,517</w:t>
        </w:r>
      </w:ins>
      <w:r w:rsidRPr="285A2F06">
        <w:rPr>
          <w:rFonts w:eastAsia="Segoe UI" w:cs="Segoe UI"/>
        </w:rPr>
        <w:t xml:space="preserve"> annually, </w:t>
      </w:r>
      <w:r>
        <w:rPr>
          <w:rFonts w:eastAsia="Segoe UI" w:cs="Segoe UI"/>
        </w:rPr>
        <w:t xml:space="preserve">and </w:t>
      </w:r>
      <w:r w:rsidRPr="285A2F06">
        <w:rPr>
          <w:rFonts w:eastAsia="Segoe UI" w:cs="Segoe UI"/>
        </w:rPr>
        <w:t xml:space="preserve">broadly </w:t>
      </w:r>
      <w:r>
        <w:rPr>
          <w:rFonts w:eastAsia="Segoe UI" w:cs="Segoe UI"/>
        </w:rPr>
        <w:t>increase</w:t>
      </w:r>
      <w:r w:rsidRPr="285A2F06">
        <w:rPr>
          <w:rFonts w:eastAsia="Segoe UI" w:cs="Segoe UI"/>
        </w:rPr>
        <w:t xml:space="preserve"> with the </w:t>
      </w:r>
      <w:r>
        <w:rPr>
          <w:rFonts w:eastAsia="Segoe UI" w:cs="Segoe UI"/>
        </w:rPr>
        <w:t>share</w:t>
      </w:r>
      <w:r w:rsidRPr="285A2F06">
        <w:rPr>
          <w:rFonts w:eastAsia="Segoe UI" w:cs="Segoe UI"/>
        </w:rPr>
        <w:t xml:space="preserve"> of fuel combustion cover</w:t>
      </w:r>
      <w:r>
        <w:rPr>
          <w:rFonts w:eastAsia="Segoe UI" w:cs="Segoe UI"/>
        </w:rPr>
        <w:t>ed</w:t>
      </w:r>
      <w:r w:rsidRPr="285A2F06">
        <w:rPr>
          <w:rFonts w:eastAsia="Segoe UI" w:cs="Segoe UI"/>
        </w:rPr>
        <w:t xml:space="preserve">. The comprehensive carbon levy (1A) yields </w:t>
      </w:r>
      <w:del w:id="9051" w:author="Stephen Stretton" w:date="2026-10-02T19:15:11Z">
        <w:r w:rsidRPr="285A2F06">
          <w:rPr>
            <w:rFonts w:eastAsia="Segoe UI" w:cs="Segoe UI"/>
          </w:rPr>
          <w:delText xml:space="preserve">the largest health gain, </w:delText>
        </w:r>
        <w:r>
          <w:rPr>
            <w:rFonts w:eastAsia="Segoe UI" w:cs="Segoe UI"/>
          </w:rPr>
          <w:delText>of</w:delText>
        </w:r>
        <w:r w:rsidRPr="285A2F06">
          <w:rPr>
            <w:rFonts w:eastAsia="Segoe UI" w:cs="Segoe UI"/>
          </w:rPr>
          <w:delText xml:space="preserve"> 1,656</w:delText>
        </w:r>
      </w:del>
      <w:ins w:id="9052" w:author="Stephen Stretton" w:date="2026-10-02T19:15:11Z">
        <w:r>
          <w:rPr>
            <w:rFonts w:eastAsia="Segoe UI" w:cs="Segoe UI"/>
          </w:rPr>
          <w:t xml:space="preserve">a health gain of 1,501</w:t>
        </w:r>
      </w:ins>
      <w:r w:rsidRPr="285A2F06">
        <w:rPr>
          <w:rFonts w:eastAsia="Segoe UI" w:cs="Segoe UI"/>
        </w:rPr>
        <w:t xml:space="preserve"> deaths avoided, </w:t>
      </w:r>
      <w:r>
        <w:rPr>
          <w:rFonts w:eastAsia="Segoe UI" w:cs="Segoe UI"/>
        </w:rPr>
        <w:t>because it</w:t>
      </w:r>
      <w:r w:rsidRPr="285A2F06">
        <w:rPr>
          <w:rFonts w:eastAsia="Segoe UI" w:cs="Segoe UI"/>
        </w:rPr>
        <w:t xml:space="preserve"> cover</w:t>
      </w:r>
      <w:r>
        <w:rPr>
          <w:rFonts w:eastAsia="Segoe UI" w:cs="Segoe UI"/>
        </w:rPr>
        <w:t>s</w:t>
      </w:r>
      <w:r w:rsidRPr="285A2F06">
        <w:rPr>
          <w:rFonts w:eastAsia="Segoe UI" w:cs="Segoe UI"/>
        </w:rPr>
        <w:t xml:space="preserve"> fossil fuel combustion across the economy. The upstream levies </w:t>
      </w:r>
      <w:del w:id="9053" w:author="Stephen Stretton" w:date="2026-10-02T19:15:11Z">
        <w:r w:rsidRPr="285A2F06">
          <w:rPr>
            <w:rFonts w:eastAsia="Segoe UI" w:cs="Segoe UI"/>
          </w:rPr>
          <w:delText xml:space="preserve">follow closely:</w:delText>
        </w:r>
      </w:del>
      <w:ins w:id="9054" w:author="Stephen Stretton" w:date="2026-10-02T19:15:11Z">
        <w:r>
          <w:rPr>
            <w:rFonts w:eastAsia="Segoe UI" w:cs="Segoe UI"/>
          </w:rPr>
          <w:t xml:space="preserve">yield similar gains:</w:t>
        </w:r>
      </w:ins>
      <w:r>
        <w:rPr>
          <w:rFonts w:eastAsia="Segoe UI" w:cs="Segoe UI"/>
        </w:rPr>
        <w:t xml:space="preserve"> the household-recycling variant (2B) avoids </w:t>
      </w:r>
      <w:del w:id="40008" w:author="Stephen Stretton" w:date="2026-10-03T18:00:00Z">
        <w:r>
          <w:rPr>
            <w:rFonts w:eastAsia="Segoe UI" w:cs="Segoe UI"/>
          </w:rPr>
          <w:delText xml:space="preserve">1,631</w:delText>
        </w:r>
      </w:del>
      <w:ins w:id="40009" w:author="Stephen Stretton" w:date="2026-10-03T18:00:00Z">
        <w:r>
          <w:rPr>
            <w:rFonts w:eastAsia="Segoe UI" w:cs="Segoe UI"/>
          </w:rPr>
          <w:t xml:space="preserve">1,517</w:t>
        </w:r>
      </w:ins>
      <w:r>
        <w:rPr>
          <w:rFonts w:eastAsia="Segoe UI" w:cs="Segoe UI"/>
        </w:rPr>
        <w:t xml:space="preserve"> </w:t>
      </w:r>
      <w:del w:id="9055" w:author="Stephen Stretton" w:date="2026-10-02T19:15:11Z">
        <w:r w:rsidRPr="285A2F06">
          <w:rPr>
            <w:rFonts w:eastAsia="Segoe UI" w:cs="Segoe UI"/>
          </w:rPr>
          <w:delText xml:space="preserve">deaths</w:delText>
        </w:r>
      </w:del>
      <w:ins w:id="9056" w:author="Stephen Stretton" w:date="2026-10-02T19:15:11Z">
        <w:r>
          <w:rPr>
            <w:rFonts w:eastAsia="Segoe UI" w:cs="Segoe UI"/>
          </w:rPr>
          <w:t xml:space="preserve">deaths, the largest,</w:t>
        </w:r>
      </w:ins>
      <w:r w:rsidRPr="285A2F06">
        <w:rPr>
          <w:rFonts w:eastAsia="Segoe UI" w:cs="Segoe UI"/>
        </w:rPr>
        <w:t xml:space="preserve"> </w:t>
      </w:r>
      <w:r>
        <w:rPr>
          <w:rFonts w:eastAsia="Segoe UI" w:cs="Segoe UI"/>
        </w:rPr>
        <w:t xml:space="preserve">compared with </w:t>
      </w:r>
      <w:del w:id="40010" w:author="Stephen Stretton" w:date="2026-10-03T18:00:00Z">
        <w:r>
          <w:rPr>
            <w:rFonts w:eastAsia="Segoe UI" w:cs="Segoe UI"/>
          </w:rPr>
          <w:delText xml:space="preserve">1,564</w:delText>
        </w:r>
      </w:del>
      <w:ins w:id="40011" w:author="Stephen Stretton" w:date="2026-10-03T18:00:00Z">
        <w:r>
          <w:rPr>
            <w:rFonts w:eastAsia="Segoe UI" w:cs="Segoe UI"/>
          </w:rPr>
          <w:t xml:space="preserve">1,456</w:t>
        </w:r>
      </w:ins>
      <w:r>
        <w:rPr>
          <w:rFonts w:eastAsia="Segoe UI" w:cs="Segoe UI"/>
        </w:rPr>
        <w:t xml:space="preserve"> under </w:t>
      </w:r>
      <w:r w:rsidRPr="285A2F06">
        <w:rPr>
          <w:rFonts w:eastAsia="Segoe UI" w:cs="Segoe UI"/>
        </w:rPr>
        <w:t xml:space="preserve">the public-investment variant (2A), </w:t>
      </w:r>
      <w:r>
        <w:rPr>
          <w:rFonts w:eastAsia="Segoe UI" w:cs="Segoe UI"/>
        </w:rPr>
        <w:t>reflecting</w:t>
      </w:r>
      <w:r>
        <w:rPr>
          <w:rFonts w:eastAsia="Segoe UI" w:cs="Segoe UI"/>
        </w:rPr>
        <w:t xml:space="preserve"> their slightly different effects on energy demand. The downstream </w:t>
      </w:r>
      <w:del w:id="70026" w:author="Stephen Stretton" w:date="2026-10-05T12:00:00Z">
        <w:r>
          <w:rPr>
            <w:rFonts w:eastAsia="Segoe UI" w:cs="Segoe UI"/>
          </w:rPr>
          <w:delText xml:space="preserve">heavy</w:delText>
        </w:r>
      </w:del>
      <w:del w:id="70025" w:author="Stephen Stretton" w:date="2026-10-05T12:00:00Z">
        <w:r>
          <w:rPr>
            <w:rFonts w:eastAsia="Segoe UI" w:cs="Segoe UI"/>
          </w:rPr>
          <w:delText xml:space="preserve">-</w:delText>
        </w:r>
      </w:del>
      <w:del w:id="70023" w:author="Stephen Stretton" w:date="2026-10-05T12:00:00Z">
        <w:r>
          <w:rPr>
            <w:rFonts w:eastAsia="Segoe UI" w:cs="Segoe UI"/>
          </w:rPr>
          <w:delText xml:space="preserve">industry options</w:delText>
        </w:r>
      </w:del>
      <w:ins w:id="70024" w:author="Stephen Stretton" w:date="2026-10-05T12:00:00Z">
        <w:r>
          <w:rPr>
            <w:rFonts w:eastAsia="Segoe UI" w:cs="Segoe UI"/>
          </w:rPr>
          <w:t xml:space="preserve">heavy-industry scenarios</w:t>
        </w:r>
      </w:ins>
      <w:r>
        <w:rPr>
          <w:rFonts w:eastAsia="Segoe UI" w:cs="Segoe UI"/>
        </w:rPr>
        <w:t xml:space="preserve"> deliver </w:t>
      </w:r>
      <w:r>
        <w:rPr>
          <w:rFonts w:eastAsia="Segoe UI" w:cs="Segoe UI"/>
        </w:rPr>
        <w:t>far</w:t>
      </w:r>
      <w:r w:rsidRPr="285A2F06">
        <w:rPr>
          <w:rFonts w:eastAsia="Segoe UI" w:cs="Segoe UI"/>
        </w:rPr>
        <w:t xml:space="preserve"> smaller </w:t>
      </w:r>
      <w:r>
        <w:rPr>
          <w:rFonts w:eastAsia="Segoe UI" w:cs="Segoe UI"/>
        </w:rPr>
        <w:t>gains</w:t>
      </w:r>
      <w:r w:rsidRPr="285A2F06">
        <w:rPr>
          <w:rFonts w:eastAsia="Segoe UI" w:cs="Segoe UI"/>
        </w:rPr>
        <w:t xml:space="preserve">, </w:t>
      </w:r>
      <w:r>
        <w:rPr>
          <w:rFonts w:eastAsia="Segoe UI" w:cs="Segoe UI"/>
        </w:rPr>
        <w:t>because</w:t>
      </w:r>
      <w:r w:rsidRPr="285A2F06">
        <w:rPr>
          <w:rFonts w:eastAsia="Segoe UI" w:cs="Segoe UI"/>
        </w:rPr>
        <w:t xml:space="preserve"> they leave m</w:t>
      </w:r>
      <w:r>
        <w:rPr>
          <w:rFonts w:eastAsia="Segoe UI" w:cs="Segoe UI"/>
        </w:rPr>
        <w:t>ajor</w:t>
      </w:r>
      <w:r w:rsidRPr="285A2F06">
        <w:rPr>
          <w:rFonts w:eastAsia="Segoe UI" w:cs="Segoe UI"/>
        </w:rPr>
        <w:t xml:space="preserve"> combustion sources</w:t>
      </w:r>
      <w:r>
        <w:rPr>
          <w:rFonts w:eastAsia="Segoe UI" w:cs="Segoe UI"/>
        </w:rPr>
        <w:t xml:space="preserve">, </w:t>
      </w:r>
      <w:r w:rsidRPr="285A2F06">
        <w:rPr>
          <w:rFonts w:eastAsia="Segoe UI" w:cs="Segoe UI"/>
        </w:rPr>
        <w:t>notably in transport and buildings</w:t>
      </w:r>
      <w:r>
        <w:rPr>
          <w:rFonts w:eastAsia="Segoe UI" w:cs="Segoe UI"/>
        </w:rPr>
        <w:t xml:space="preserve">, </w:t>
      </w:r>
      <w:r w:rsidRPr="285A2F06">
        <w:rPr>
          <w:rFonts w:eastAsia="Segoe UI" w:cs="Segoe UI"/>
        </w:rPr>
        <w:t>unpriced</w:t>
      </w:r>
      <w:r>
        <w:rPr>
          <w:rFonts w:eastAsia="Segoe UI" w:cs="Segoe UI"/>
        </w:rPr>
        <w:t xml:space="preserve">. </w:t>
      </w:r>
      <w:del w:id="70027" w:author="Stephen Stretton" w:date="2026-10-05T12:00:00Z">
        <w:r>
          <w:rPr>
            <w:rFonts w:eastAsia="Segoe UI" w:cs="Segoe UI"/>
          </w:rPr>
          <w:delText xml:space="preserve">Among these options</w:delText>
        </w:r>
      </w:del>
      <w:ins w:id="70028" w:author="Stephen Stretton" w:date="2026-10-05T12:00:00Z">
        <w:r>
          <w:rPr>
            <w:rFonts w:eastAsia="Segoe UI" w:cs="Segoe UI"/>
          </w:rPr>
          <w:t xml:space="preserve">Among these scenarios</w:t>
        </w:r>
      </w:ins>
      <w:r>
        <w:rPr>
          <w:rFonts w:eastAsia="Segoe UI" w:cs="Segoe UI"/>
        </w:rPr>
        <w:t xml:space="preserve">,</w:t>
      </w:r>
      <w:r>
        <w:rPr>
          <w:rFonts w:eastAsia="Segoe UI" w:cs="Segoe UI"/>
        </w:rPr>
        <w:t xml:space="preserve"> </w:t>
      </w:r>
      <w:r w:rsidRPr="285A2F06">
        <w:rPr>
          <w:rFonts w:eastAsia="Segoe UI" w:cs="Segoe UI"/>
        </w:rPr>
        <w:t xml:space="preserve">the industrial abatement rebate (3C) avoids </w:t>
      </w:r>
      <w:del w:id="9057" w:author="Stephen Stretton" w:date="2026-10-02T19:15:11Z">
        <w:r w:rsidRPr="285A2F06">
          <w:rPr>
            <w:rFonts w:eastAsia="Segoe UI" w:cs="Segoe UI"/>
          </w:rPr>
          <w:delText xml:space="preserve">621</w:delText>
        </w:r>
      </w:del>
      <w:ins w:id="9058" w:author="Stephen Stretton" w:date="2026-10-02T19:15:11Z">
        <w:r>
          <w:rPr>
            <w:rFonts w:eastAsia="Segoe UI" w:cs="Segoe UI"/>
          </w:rPr>
          <w:t xml:space="preserve">646</w:t>
        </w:r>
      </w:ins>
      <w:r w:rsidRPr="285A2F06">
        <w:rPr>
          <w:rFonts w:eastAsia="Segoe UI" w:cs="Segoe UI"/>
        </w:rPr>
        <w:t xml:space="preserve"> deaths, </w:t>
      </w:r>
      <w:r>
        <w:rPr>
          <w:rFonts w:eastAsia="Segoe UI" w:cs="Segoe UI"/>
        </w:rPr>
        <w:t xml:space="preserve">followed by </w:t>
      </w:r>
      <w:r>
        <w:rPr>
          <w:rFonts w:eastAsia="Segoe UI" w:cs="Segoe UI"/>
        </w:rPr>
        <w:t xml:space="preserve">the </w:t>
      </w:r>
      <w:del w:id="70029" w:author="Stephen Stretton" w:date="2026-10-05T12:00:00Z">
        <w:r>
          <w:rPr>
            <w:rFonts w:eastAsia="Segoe UI" w:cs="Segoe UI"/>
          </w:rPr>
          <w:delText xml:space="preserve">household-recycling design</w:delText>
        </w:r>
      </w:del>
      <w:ins w:id="70030" w:author="Stephen Stretton" w:date="2026-10-05T12:00:00Z">
        <w:r>
          <w:rPr>
            <w:rFonts w:eastAsia="Segoe UI" w:cs="Segoe UI"/>
          </w:rPr>
          <w:t xml:space="preserve">household-recycling scenario</w:t>
        </w:r>
      </w:ins>
      <w:r>
        <w:rPr>
          <w:rFonts w:eastAsia="Segoe UI" w:cs="Segoe UI"/>
        </w:rPr>
        <w:t xml:space="preserve"> (3A) </w:t>
      </w:r>
      <w:r>
        <w:rPr>
          <w:rFonts w:eastAsia="Segoe UI" w:cs="Segoe UI"/>
        </w:rPr>
        <w:t xml:space="preserve">with </w:t>
      </w:r>
      <w:del w:id="30003" w:author="Stephen Stretton" w:date="2026-10-03T12:00:00Z">
        <w:r>
          <w:rPr>
            <w:rFonts w:eastAsia="Segoe UI" w:cs="Segoe UI"/>
          </w:rPr>
          <w:delText xml:space="preserve">546</w:delText>
        </w:r>
      </w:del>
      <w:ins w:id="30004" w:author="Stephen Stretton" w:date="2026-10-03T12:00:00Z">
        <w:r>
          <w:rPr>
            <w:rFonts w:eastAsia="Segoe UI" w:cs="Segoe UI"/>
          </w:rPr>
          <w:t xml:space="preserve">552</w:t>
        </w:r>
      </w:ins>
      <w:r>
        <w:rPr>
          <w:rFonts w:eastAsia="Segoe UI" w:cs="Segoe UI"/>
        </w:rPr>
        <w:t xml:space="preserve">, and the </w:t>
      </w:r>
      <w:del w:id="70031" w:author="Stephen Stretton" w:date="2026-10-05T12:00:00Z">
        <w:r>
          <w:rPr>
            <w:rFonts w:eastAsia="Segoe UI" w:cs="Segoe UI"/>
          </w:rPr>
          <w:delText xml:space="preserve">free-allocation design</w:delText>
        </w:r>
      </w:del>
      <w:ins w:id="70032" w:author="Stephen Stretton" w:date="2026-10-05T12:00:00Z">
        <w:r>
          <w:rPr>
            <w:rFonts w:eastAsia="Segoe UI" w:cs="Segoe UI"/>
          </w:rPr>
          <w:t xml:space="preserve">free-allocation scenario</w:t>
        </w:r>
      </w:ins>
      <w:r>
        <w:rPr>
          <w:rFonts w:eastAsia="Segoe UI" w:cs="Segoe UI"/>
        </w:rPr>
        <w:t xml:space="preserve"> (3B) </w:t>
      </w:r>
      <w:r>
        <w:rPr>
          <w:rFonts w:eastAsia="Segoe UI" w:cs="Segoe UI"/>
        </w:rPr>
        <w:t>with</w:t>
      </w:r>
      <w:r w:rsidRPr="285A2F06">
        <w:rPr>
          <w:rFonts w:eastAsia="Segoe UI" w:cs="Segoe UI"/>
        </w:rPr>
        <w:t xml:space="preserve"> </w:t>
      </w:r>
      <w:del w:id="9059" w:author="Stephen Stretton" w:date="2026-10-02T19:15:11Z">
        <w:r w:rsidRPr="285A2F06">
          <w:rPr>
            <w:rFonts w:eastAsia="Segoe UI" w:cs="Segoe UI"/>
          </w:rPr>
          <w:delText xml:space="preserve">345</w:delText>
        </w:r>
      </w:del>
      <w:ins w:id="9060" w:author="Stephen Stretton" w:date="2026-10-02T19:15:11Z">
        <w:r>
          <w:rPr>
            <w:rFonts w:eastAsia="Segoe UI" w:cs="Segoe UI"/>
          </w:rPr>
          <w:t xml:space="preserve">491</w:t>
        </w:r>
      </w:ins>
      <w:r w:rsidRPr="285A2F06">
        <w:rPr>
          <w:rFonts w:eastAsia="Segoe UI" w:cs="Segoe UI"/>
        </w:rPr>
        <w:t xml:space="preserve">. These </w:t>
      </w:r>
      <w:r>
        <w:rPr>
          <w:rFonts w:eastAsia="Segoe UI" w:cs="Segoe UI"/>
        </w:rPr>
        <w:t xml:space="preserve">near-term </w:t>
      </w:r>
      <w:r w:rsidRPr="285A2F06">
        <w:rPr>
          <w:rFonts w:eastAsia="Segoe UI" w:cs="Segoe UI"/>
        </w:rPr>
        <w:t xml:space="preserve">co-benefits accrue </w:t>
      </w:r>
      <w:r>
        <w:rPr>
          <w:rFonts w:eastAsia="Segoe UI" w:cs="Segoe UI"/>
        </w:rPr>
        <w:t xml:space="preserve">within Egypt regardless </w:t>
      </w:r>
      <w:r w:rsidRPr="285A2F06">
        <w:rPr>
          <w:rFonts w:eastAsia="Segoe UI" w:cs="Segoe UI"/>
        </w:rPr>
        <w:t xml:space="preserve">of global mitigation outcomes and constitute a significant </w:t>
      </w:r>
      <w:r>
        <w:rPr>
          <w:rFonts w:eastAsia="Segoe UI" w:cs="Segoe UI"/>
        </w:rPr>
        <w:t>part</w:t>
      </w:r>
      <w:r w:rsidRPr="285A2F06">
        <w:rPr>
          <w:rFonts w:eastAsia="Segoe UI" w:cs="Segoe UI"/>
        </w:rPr>
        <w:t xml:space="preserve"> of the overall welfare case for carbon pricing.</w:t>
      </w:r>
    </w:p>
    <w:p w14:paraId="6F7AB001" w14:textId="77777777" w:rsidR="005B5075" w:rsidRPr="00B35FCF" w:rsidRDefault="005B5075" w:rsidP="005B5075">
      <w:pPr>
        <w:pStyle w:val="Heading3"/>
        <w:spacing w:before="0" w:afterLines="120" w:after="288" w:line="250" w:lineRule="auto"/>
        <w:rPr>
          <w:rFonts w:eastAsia="Segoe UI" w:cs="Segoe UI"/>
        </w:rPr>
      </w:pPr>
      <w:r>
        <w:t xml:space="preserve">Summary of </w:t>
      </w:r>
      <w:del w:id="60025" w:author="Stephen Stretton" w:date="2026-10-04T12:00:00Z">
        <w:r>
          <w:delText xml:space="preserve">tradeoffs</w:delText>
        </w:r>
      </w:del>
      <w:ins w:id="60026" w:author="Stephen Stretton" w:date="2026-10-04T12:00:00Z">
        <w:r>
          <w:t xml:space="preserve">trade-offs</w:t>
        </w:r>
      </w:ins>
      <w:r>
        <w:t xml:space="preserve"> and implications for Egypt</w:t>
      </w:r>
    </w:p>
    <w:p w14:paraId="50BF1404" w14:textId="77777777" w:rsidR="005B5075" w:rsidRDefault="005B5075" w:rsidP="005B5075">
      <w:pPr>
        <w:spacing w:afterLines="120" w:after="288" w:line="250" w:lineRule="auto"/>
        <w:rPr>
          <w:rFonts w:eastAsia="Segoe UI" w:cs="Segoe UI"/>
        </w:rPr>
      </w:pPr>
      <w:del w:id="70035" w:author="Stephen Stretton" w:date="2026-10-05T12:00:00Z">
        <w:r>
          <w:rPr>
            <w:rFonts w:eastAsia="Segoe UI" w:cs="Segoe UI"/>
          </w:rPr>
          <w:delText xml:space="preserve">T</w:delText>
        </w:r>
      </w:del>
      <w:del w:id="70033" w:author="Stephen Stretton" w:date="2026-10-05T12:00:00Z">
        <w:r>
          <w:rPr>
            <w:rFonts w:eastAsia="Segoe UI" w:cs="Segoe UI"/>
          </w:rPr>
          <w:delText xml:space="preserve">he six bundles</w:delText>
        </w:r>
      </w:del>
      <w:ins w:id="70034" w:author="Stephen Stretton" w:date="2026-10-05T12:00:00Z">
        <w:r>
          <w:rPr>
            <w:rFonts w:eastAsia="Segoe UI" w:cs="Segoe UI"/>
          </w:rPr>
          <w:t xml:space="preserve">The six scenarios</w:t>
        </w:r>
      </w:ins>
      <w:r>
        <w:rPr>
          <w:rFonts w:eastAsia="Segoe UI" w:cs="Segoe UI"/>
        </w:rPr>
        <w:t xml:space="preserve"> </w:t>
      </w:r>
      <w:r>
        <w:rPr>
          <w:rFonts w:eastAsia="Segoe UI" w:cs="Segoe UI"/>
        </w:rPr>
        <w:t xml:space="preserve">reveal </w:t>
      </w:r>
      <w:r w:rsidRPr="285A2F06">
        <w:rPr>
          <w:rFonts w:eastAsia="Segoe UI" w:cs="Segoe UI"/>
        </w:rPr>
        <w:t xml:space="preserve">a central </w:t>
      </w:r>
      <w:r>
        <w:rPr>
          <w:rFonts w:eastAsia="Segoe UI" w:cs="Segoe UI"/>
        </w:rPr>
        <w:t>trade-off</w:t>
      </w:r>
      <w:r w:rsidRPr="285A2F06">
        <w:rPr>
          <w:rFonts w:eastAsia="Segoe UI" w:cs="Segoe UI"/>
        </w:rPr>
        <w:t xml:space="preserve">: </w:t>
      </w:r>
      <w:del w:id="70039" w:author="Stephen Stretton" w:date="2026-10-05T12:00:00Z">
        <w:r>
          <w:rPr>
            <w:rFonts w:eastAsia="Segoe UI" w:cs="Segoe UI"/>
            <w:b/>
            <w:bCs/>
          </w:rPr>
          <w:delText xml:space="preserve">the </w:delText>
        </w:r>
      </w:del>
      <w:del w:id="70038" w:author="Stephen Stretton" w:date="2026-10-05T12:00:00Z">
        <w:r>
          <w:rPr>
            <w:rFonts w:eastAsia="Segoe UI" w:cs="Segoe UI"/>
            <w:b/>
            <w:bCs/>
          </w:rPr>
          <w:delText xml:space="preserve">options</w:delText>
        </w:r>
      </w:del>
      <w:del w:id="70036" w:author="Stephen Stretton" w:date="2026-10-05T12:00:00Z">
        <w:r>
          <w:rPr>
            <w:rFonts w:eastAsia="Segoe UI" w:cs="Segoe UI"/>
            <w:b/>
            <w:bCs/>
          </w:rPr>
          <w:delText xml:space="preserve"> that</w:delText>
        </w:r>
      </w:del>
      <w:ins w:id="70037" w:author="Stephen Stretton" w:date="2026-10-05T12:00:00Z">
        <w:r>
          <w:rPr>
            <w:rFonts w:eastAsia="Segoe UI" w:cs="Segoe UI"/>
            <w:b/>
            <w:bCs/>
          </w:rPr>
          <w:t xml:space="preserve">the scenarios that</w:t>
        </w:r>
      </w:ins>
      <w:r>
        <w:rPr>
          <w:rFonts w:eastAsia="Segoe UI" w:cs="Segoe UI"/>
          <w:b/>
          <w:bCs/>
        </w:rPr>
        <w:t xml:space="preserve"> maximize domestic fiscal and health returns are not those </w:t>
      </w:r>
      <w:r>
        <w:rPr>
          <w:rFonts w:eastAsia="Segoe UI" w:cs="Segoe UI"/>
          <w:b/>
          <w:bCs/>
        </w:rPr>
        <w:t xml:space="preserve">that </w:t>
      </w:r>
      <w:r w:rsidRPr="006D67BD">
        <w:rPr>
          <w:rFonts w:eastAsia="Segoe UI" w:cs="Segoe UI"/>
          <w:b/>
          <w:bCs/>
        </w:rPr>
        <w:t>reduce CBAM exposure</w:t>
      </w:r>
      <w:r w:rsidRPr="00E4555E">
        <w:rPr>
          <w:rFonts w:eastAsia="Segoe UI" w:cs="Segoe UI"/>
          <w:b/>
          <w:bCs/>
        </w:rPr>
        <w:t xml:space="preserve"> </w:t>
      </w:r>
      <w:r w:rsidRPr="006D67BD">
        <w:rPr>
          <w:rFonts w:eastAsia="Segoe UI" w:cs="Segoe UI"/>
          <w:b/>
          <w:bCs/>
        </w:rPr>
        <w:t>th</w:t>
      </w:r>
      <w:r>
        <w:rPr>
          <w:rFonts w:eastAsia="Segoe UI" w:cs="Segoe UI"/>
          <w:b/>
          <w:bCs/>
        </w:rPr>
        <w:t>e</w:t>
      </w:r>
      <w:r>
        <w:rPr>
          <w:rFonts w:eastAsia="Segoe UI" w:cs="Segoe UI"/>
          <w:b/>
          <w:bCs/>
        </w:rPr>
        <w:t xml:space="preserve"> most, and no </w:t>
      </w:r>
      <w:del w:id="70040" w:author="Stephen Stretton" w:date="2026-10-05T12:00:00Z">
        <w:r>
          <w:rPr>
            <w:rFonts w:eastAsia="Segoe UI" w:cs="Segoe UI"/>
            <w:b/>
            <w:bCs/>
          </w:rPr>
          <w:delText xml:space="preserve">single option</w:delText>
        </w:r>
      </w:del>
      <w:ins w:id="70041" w:author="Stephen Stretton" w:date="2026-10-05T12:00:00Z">
        <w:r>
          <w:rPr>
            <w:rFonts w:eastAsia="Segoe UI" w:cs="Segoe UI"/>
            <w:b/>
            <w:bCs/>
          </w:rPr>
          <w:t xml:space="preserve">single scenario</w:t>
        </w:r>
      </w:ins>
      <w:r>
        <w:rPr>
          <w:rFonts w:eastAsia="Segoe UI" w:cs="Segoe UI"/>
          <w:b/>
          <w:bCs/>
        </w:rPr>
        <w:t xml:space="preserve"> </w:t>
      </w:r>
      <w:r>
        <w:rPr>
          <w:rFonts w:eastAsia="Segoe UI" w:cs="Segoe UI"/>
          <w:b/>
          <w:bCs/>
        </w:rPr>
        <w:t>performs best</w:t>
      </w:r>
      <w:r w:rsidRPr="006D67BD">
        <w:rPr>
          <w:rFonts w:eastAsia="Segoe UI" w:cs="Segoe UI"/>
          <w:b/>
          <w:bCs/>
        </w:rPr>
        <w:t xml:space="preserve"> </w:t>
      </w:r>
      <w:r>
        <w:rPr>
          <w:rFonts w:eastAsia="Segoe UI" w:cs="Segoe UI"/>
          <w:b/>
          <w:bCs/>
        </w:rPr>
        <w:t>across all</w:t>
      </w:r>
      <w:r w:rsidRPr="006D67BD">
        <w:rPr>
          <w:rFonts w:eastAsia="Segoe UI" w:cs="Segoe UI"/>
          <w:b/>
          <w:bCs/>
        </w:rPr>
        <w:t xml:space="preserve"> dimension</w:t>
      </w:r>
      <w:r>
        <w:rPr>
          <w:rFonts w:eastAsia="Segoe UI" w:cs="Segoe UI"/>
          <w:b/>
          <w:bCs/>
        </w:rPr>
        <w:t>s</w:t>
      </w:r>
      <w:r w:rsidRPr="285A2F06">
        <w:rPr>
          <w:rFonts w:eastAsia="Segoe UI" w:cs="Segoe UI"/>
        </w:rPr>
        <w:t xml:space="preserve">. The comprehensive carbon levy (1A) </w:t>
      </w:r>
      <w:r>
        <w:rPr>
          <w:rFonts w:eastAsia="Segoe UI" w:cs="Segoe UI"/>
        </w:rPr>
        <w:t>is</w:t>
      </w:r>
      <w:r>
        <w:rPr>
          <w:rFonts w:eastAsia="Segoe UI" w:cs="Segoe UI"/>
        </w:rPr>
        <w:t xml:space="preserve"> the most </w:t>
      </w:r>
      <w:del w:id="70044" w:author="Stephen Stretton" w:date="2026-10-05T12:00:00Z">
        <w:r>
          <w:rPr>
            <w:rFonts w:eastAsia="Segoe UI" w:cs="Segoe UI"/>
          </w:rPr>
          <w:delText xml:space="preserve">balanced </w:delText>
        </w:r>
      </w:del>
      <w:del w:id="70042" w:author="Stephen Stretton" w:date="2026-10-05T12:00:00Z">
        <w:r>
          <w:rPr>
            <w:rFonts w:eastAsia="Segoe UI" w:cs="Segoe UI"/>
          </w:rPr>
          <w:delText xml:space="preserve">option</w:delText>
        </w:r>
      </w:del>
      <w:ins w:id="70043" w:author="Stephen Stretton" w:date="2026-10-05T12:00:00Z">
        <w:r>
          <w:rPr>
            <w:rFonts w:eastAsia="Segoe UI" w:cs="Segoe UI"/>
          </w:rPr>
          <w:t xml:space="preserve">balanced scenario</w:t>
        </w:r>
      </w:ins>
      <w:r>
        <w:rPr>
          <w:rFonts w:eastAsia="Segoe UI" w:cs="Segoe UI"/>
        </w:rPr>
        <w:t xml:space="preserve">. </w:t>
      </w:r>
      <w:del w:id="60009" w:author="Stephen Stretton" w:date="2026-10-04T12:00:00Z">
        <w:r>
          <w:rPr>
            <w:rFonts w:eastAsia="Segoe UI" w:cs="Segoe UI"/>
          </w:rPr>
          <w:delText xml:space="preserve">It </w:delText>
        </w:r>
      </w:del>
      <w:del w:id="60008" w:author="Stephen Stretton" w:date="2026-10-04T12:00:00Z">
        <w:r>
          <w:rPr>
            <w:rFonts w:eastAsia="Segoe UI" w:cs="Segoe UI"/>
          </w:rPr>
          <w:delText xml:space="preserve"> combin</w:delText>
        </w:r>
      </w:del>
      <w:del w:id="60006" w:author="Stephen Stretton" w:date="2026-10-04T12:00:00Z">
        <w:r>
          <w:rPr>
            <w:rFonts w:eastAsia="Segoe UI" w:cs="Segoe UI"/>
          </w:rPr>
          <w:delText xml:space="preserve">es</w:delText>
        </w:r>
      </w:del>
      <w:ins w:id="60007" w:author="Stephen Stretton" w:date="2026-10-04T12:00:00Z">
        <w:r>
          <w:rPr>
            <w:rFonts w:eastAsia="Segoe UI" w:cs="Segoe UI"/>
          </w:rPr>
          <w:t xml:space="preserve">It combines</w:t>
        </w:r>
      </w:ins>
      <w:r>
        <w:rPr>
          <w:rFonts w:eastAsia="Segoe UI" w:cs="Segoe UI"/>
        </w:rPr>
        <w:t xml:space="preserve"> </w:t>
      </w:r>
      <w:r w:rsidRPr="285A2F06">
        <w:rPr>
          <w:rFonts w:eastAsia="Segoe UI" w:cs="Segoe UI"/>
        </w:rPr>
        <w:t xml:space="preserve">the broadest emissions coverage with the largest emissions reductions (</w:t>
      </w:r>
      <w:del w:id="9061" w:author="Stephen Stretton" w:date="2026-10-02T19:15:11Z">
        <w:r w:rsidRPr="285A2F06">
          <w:rPr>
            <w:rFonts w:eastAsia="Segoe UI" w:cs="Segoe UI"/>
          </w:rPr>
          <w:delText xml:space="preserve">41.6</w:delText>
        </w:r>
      </w:del>
      <w:ins w:id="9062" w:author="Stephen Stretton" w:date="2026-10-02T19:15:11Z">
        <w:r>
          <w:rPr>
            <w:rFonts w:eastAsia="Segoe UI" w:cs="Segoe UI"/>
          </w:rPr>
          <w:t xml:space="preserve">37.4</w:t>
        </w:r>
      </w:ins>
      <w:r w:rsidRPr="285A2F06">
        <w:rPr>
          <w:rFonts w:eastAsia="Segoe UI" w:cs="Segoe UI"/>
        </w:rPr>
        <w:t xml:space="preserve"> MtCO₂), highest carbon revenues (</w:t>
      </w:r>
      <w:del w:id="9063" w:author="Stephen Stretton" w:date="2026-10-02T19:15:11Z">
        <w:r>
          <w:rPr>
            <w:rFonts w:eastAsia="Segoe UI" w:cs="Segoe UI"/>
          </w:rPr>
          <w:delText>USD</w:delText>
        </w:r>
        <w:r w:rsidRPr="285A2F06">
          <w:rPr>
            <w:rFonts w:eastAsia="Segoe UI" w:cs="Segoe UI"/>
          </w:rPr>
          <w:delText xml:space="preserve">5.8</w:delText>
        </w:r>
      </w:del>
      <w:ins w:id="9064" w:author="Stephen Stretton" w:date="2026-10-02T19:15:11Z">
        <w:r>
          <w:rPr>
            <w:rFonts w:eastAsia="Segoe UI" w:cs="Segoe UI"/>
          </w:rPr>
          <w:t xml:space="preserve">USD6.9</w:t>
        </w:r>
      </w:ins>
      <w:r w:rsidRPr="285A2F06">
        <w:rPr>
          <w:rFonts w:eastAsia="Segoe UI" w:cs="Segoe UI"/>
        </w:rPr>
        <w:t xml:space="preserve"> billion), and </w:t>
      </w:r>
      <w:del w:id="9065" w:author="Stephen Stretton" w:date="2026-10-02T19:15:11Z">
        <w:r w:rsidRPr="285A2F06">
          <w:rPr>
            <w:rFonts w:eastAsia="Segoe UI" w:cs="Segoe UI"/>
          </w:rPr>
          <w:delText xml:space="preserve">greatest air pollution co-benefits (1,656</w:delText>
        </w:r>
      </w:del>
      <w:ins w:id="9066" w:author="Stephen Stretton" w:date="2026-10-02T19:15:11Z">
        <w:r>
          <w:rPr>
            <w:rFonts w:eastAsia="Segoe UI" w:cs="Segoe UI"/>
          </w:rPr>
          <w:t xml:space="preserve">large air pollution co-benefits (1,501</w:t>
        </w:r>
      </w:ins>
      <w:r w:rsidRPr="285A2F06">
        <w:rPr>
          <w:rFonts w:eastAsia="Segoe UI" w:cs="Segoe UI"/>
        </w:rPr>
        <w:t xml:space="preserve"> deaths avoided), </w:t>
      </w:r>
      <w:r>
        <w:rPr>
          <w:rFonts w:eastAsia="Segoe UI" w:cs="Segoe UI"/>
        </w:rPr>
        <w:t>while reducing</w:t>
      </w:r>
      <w:r w:rsidRPr="285A2F06">
        <w:rPr>
          <w:rFonts w:eastAsia="Segoe UI" w:cs="Segoe UI"/>
        </w:rPr>
        <w:t xml:space="preserve"> CBAM obligations </w:t>
      </w:r>
      <w:r>
        <w:rPr>
          <w:rFonts w:eastAsia="Segoe UI" w:cs="Segoe UI"/>
        </w:rPr>
        <w:t xml:space="preserve">by </w:t>
      </w:r>
      <w:del w:id="9067" w:author="Stephen Stretton" w:date="2026-10-02T19:15:11Z">
        <w:r w:rsidRPr="285A2F06">
          <w:rPr>
            <w:rFonts w:eastAsia="Segoe UI" w:cs="Segoe UI"/>
          </w:rPr>
          <w:delText>26</w:delText>
        </w:r>
        <w:r>
          <w:rPr>
            <w:rFonts w:eastAsia="Segoe UI" w:cs="Segoe UI"/>
          </w:rPr>
          <w:delText>%</w:delText>
        </w:r>
      </w:del>
      <w:ins w:id="9068" w:author="Stephen Stretton" w:date="2026-10-02T19:15:11Z">
        <w:r>
          <w:rPr>
            <w:rFonts w:eastAsia="Segoe UI" w:cs="Segoe UI"/>
          </w:rPr>
          <w:t xml:space="preserve">44%</w:t>
        </w:r>
      </w:ins>
      <w:r w:rsidRPr="285A2F06">
        <w:rPr>
          <w:rFonts w:eastAsia="Segoe UI" w:cs="Segoe UI"/>
        </w:rPr>
        <w:t xml:space="preserve">. The upstream levies (2A and 2B) achieve nearly comparable mitigation, revenue, and health outcomes, but their narrower </w:t>
      </w:r>
      <w:r>
        <w:rPr>
          <w:rFonts w:eastAsia="Segoe UI" w:cs="Segoe UI"/>
        </w:rPr>
        <w:t>coverage of</w:t>
      </w:r>
      <w:r w:rsidRPr="285A2F06">
        <w:rPr>
          <w:rFonts w:eastAsia="Segoe UI" w:cs="Segoe UI"/>
        </w:rPr>
        <w:t xml:space="preserve"> CBAM sectors leaves more of Egypt's </w:t>
      </w:r>
      <w:r>
        <w:rPr>
          <w:rFonts w:eastAsia="Segoe UI" w:cs="Segoe UI"/>
        </w:rPr>
        <w:t>CBAM</w:t>
      </w:r>
      <w:r w:rsidRPr="285A2F06">
        <w:rPr>
          <w:rFonts w:eastAsia="Segoe UI" w:cs="Segoe UI"/>
        </w:rPr>
        <w:t xml:space="preserve"> exposure unaddressed.</w:t>
      </w:r>
      <w:r>
        <w:rPr>
          <w:rFonts w:eastAsia="Segoe UI" w:cs="Segoe UI"/>
        </w:rPr>
        <w:t xml:space="preserve"> T</w:t>
      </w:r>
      <w:r w:rsidRPr="285A2F06">
        <w:rPr>
          <w:rFonts w:eastAsia="Segoe UI" w:cs="Segoe UI"/>
        </w:rPr>
        <w:t xml:space="preserve">hree </w:t>
      </w:r>
      <w:r>
        <w:rPr>
          <w:rFonts w:eastAsia="Segoe UI" w:cs="Segoe UI"/>
        </w:rPr>
        <w:t xml:space="preserve">policy </w:t>
      </w:r>
      <w:r w:rsidRPr="285A2F06">
        <w:rPr>
          <w:rFonts w:eastAsia="Segoe UI" w:cs="Segoe UI"/>
        </w:rPr>
        <w:t>levers</w:t>
      </w:r>
      <w:r>
        <w:rPr>
          <w:rFonts w:eastAsia="Segoe UI" w:cs="Segoe UI"/>
        </w:rPr>
        <w:t xml:space="preserve"> explain these trade-offs, as discussed below</w:t>
      </w:r>
      <w:r w:rsidRPr="285A2F06">
        <w:rPr>
          <w:rFonts w:eastAsia="Segoe UI" w:cs="Segoe UI"/>
        </w:rPr>
        <w:t xml:space="preserve">. </w:t>
      </w:r>
    </w:p>
    <w:p w14:paraId="4D6FCED2" w14:textId="77777777" w:rsidR="005B5075" w:rsidRDefault="005B5075" w:rsidP="005B5075">
      <w:pPr>
        <w:spacing w:afterLines="120" w:after="288" w:line="250" w:lineRule="auto"/>
        <w:rPr>
          <w:rFonts w:eastAsia="Segoe UI" w:cs="Segoe UI"/>
        </w:rPr>
      </w:pPr>
      <w:r w:rsidRPr="00B35FCF">
        <w:rPr>
          <w:rFonts w:eastAsia="Segoe UI" w:cs="Segoe UI"/>
          <w:b/>
          <w:bCs/>
        </w:rPr>
        <w:t xml:space="preserve">First, </w:t>
      </w:r>
      <w:r w:rsidRPr="005E7E61">
        <w:rPr>
          <w:rFonts w:eastAsia="Segoe UI" w:cs="Segoe UI"/>
          <w:b/>
          <w:bCs/>
        </w:rPr>
        <w:t>broad</w:t>
      </w:r>
      <w:r w:rsidRPr="00510C9D">
        <w:rPr>
          <w:rFonts w:eastAsia="Segoe UI" w:cs="Segoe UI"/>
          <w:b/>
          <w:bCs/>
        </w:rPr>
        <w:t>-based upstream and comprehensive pricing maximize economy-wide gains</w:t>
      </w:r>
      <w:r>
        <w:rPr>
          <w:rFonts w:eastAsia="Segoe UI" w:cs="Segoe UI"/>
          <w:b/>
          <w:bCs/>
        </w:rPr>
        <w:t>.</w:t>
      </w:r>
      <w:r>
        <w:rPr>
          <w:rFonts w:eastAsia="Segoe UI" w:cs="Segoe UI"/>
        </w:rPr>
        <w:t xml:space="preserve"> By covering </w:t>
      </w:r>
      <w:r w:rsidRPr="005A707C">
        <w:rPr>
          <w:rFonts w:eastAsia="Segoe UI" w:cs="Segoe UI"/>
        </w:rPr>
        <w:t>transport, buildings, and power</w:t>
      </w:r>
      <w:r>
        <w:rPr>
          <w:rFonts w:eastAsia="Segoe UI" w:cs="Segoe UI"/>
        </w:rPr>
        <w:t>, they deliver greater</w:t>
      </w:r>
      <w:r w:rsidRPr="005A707C" w:rsidDel="005E7E61">
        <w:rPr>
          <w:rFonts w:eastAsia="Segoe UI" w:cs="Segoe UI"/>
        </w:rPr>
        <w:t xml:space="preserve"> </w:t>
      </w:r>
      <w:r w:rsidRPr="005A707C">
        <w:rPr>
          <w:rFonts w:eastAsia="Segoe UI" w:cs="Segoe UI"/>
        </w:rPr>
        <w:t>emissions</w:t>
      </w:r>
      <w:r>
        <w:rPr>
          <w:rFonts w:eastAsia="Segoe UI" w:cs="Segoe UI"/>
        </w:rPr>
        <w:t xml:space="preserve"> reductions</w:t>
      </w:r>
      <w:r w:rsidRPr="005A707C">
        <w:rPr>
          <w:rFonts w:eastAsia="Segoe UI" w:cs="Segoe UI"/>
        </w:rPr>
        <w:t>, revenue, and health</w:t>
      </w:r>
      <w:r>
        <w:rPr>
          <w:rFonts w:eastAsia="Segoe UI" w:cs="Segoe UI"/>
        </w:rPr>
        <w:t xml:space="preserve"> benefits than</w:t>
      </w:r>
      <w:r w:rsidRPr="005A707C">
        <w:rPr>
          <w:rFonts w:eastAsia="Segoe UI" w:cs="Segoe UI"/>
        </w:rPr>
        <w:t xml:space="preserve"> downstream industrial pricing</w:t>
      </w:r>
      <w:r>
        <w:rPr>
          <w:rFonts w:eastAsia="Segoe UI" w:cs="Segoe UI"/>
        </w:rPr>
        <w:t>, which</w:t>
      </w:r>
      <w:r w:rsidRPr="005A707C">
        <w:rPr>
          <w:rFonts w:eastAsia="Segoe UI" w:cs="Segoe UI"/>
        </w:rPr>
        <w:t xml:space="preserve"> </w:t>
      </w:r>
      <w:r>
        <w:rPr>
          <w:rFonts w:eastAsia="Segoe UI" w:cs="Segoe UI"/>
        </w:rPr>
        <w:t>applies to</w:t>
      </w:r>
      <w:r w:rsidRPr="005A707C">
        <w:rPr>
          <w:rFonts w:eastAsia="Segoe UI" w:cs="Segoe UI"/>
        </w:rPr>
        <w:t xml:space="preserve"> a narrow</w:t>
      </w:r>
      <w:r>
        <w:rPr>
          <w:rFonts w:eastAsia="Segoe UI" w:cs="Segoe UI"/>
        </w:rPr>
        <w:t>er</w:t>
      </w:r>
      <w:r w:rsidRPr="005A707C">
        <w:rPr>
          <w:rFonts w:eastAsia="Segoe UI" w:cs="Segoe UI"/>
        </w:rPr>
        <w:t xml:space="preserve"> base.</w:t>
      </w:r>
      <w:r w:rsidRPr="285A2F06">
        <w:rPr>
          <w:rFonts w:eastAsia="Segoe UI" w:cs="Segoe UI"/>
        </w:rPr>
        <w:t xml:space="preserve"> </w:t>
      </w:r>
      <w:r>
        <w:rPr>
          <w:rFonts w:eastAsia="Segoe UI" w:cs="Segoe UI"/>
        </w:rPr>
        <w:t>CPAT does not explicitly model the macroeconomic effects, which are likely to increase with larger coverage. Whether benefits outweigh costs depends largely on the value of the health gains and on the use of revenues to spur economic development and realize a double dividend. Models that omit the productivity benefits of air quality improvements or the distortions caused by other taxes tend to overstate the economic costs of emissions pricing.</w:t>
      </w:r>
    </w:p>
    <w:p w14:paraId="555E214F" w14:textId="77777777" w:rsidR="005B5075" w:rsidRDefault="005B5075" w:rsidP="005B5075">
      <w:pPr>
        <w:spacing w:afterLines="120" w:after="288" w:line="250" w:lineRule="auto"/>
        <w:rPr>
          <w:rFonts w:eastAsia="Segoe UI" w:cs="Segoe UI"/>
        </w:rPr>
      </w:pPr>
      <w:r w:rsidRPr="00B35FCF">
        <w:rPr>
          <w:rFonts w:eastAsia="Segoe UI" w:cs="Segoe UI"/>
          <w:b/>
          <w:bCs/>
        </w:rPr>
        <w:t>Second, revenue recycling determines the balance between fiscal returns and support to firms</w:t>
      </w:r>
      <w:r>
        <w:rPr>
          <w:rFonts w:eastAsia="Segoe UI" w:cs="Segoe UI"/>
        </w:rPr>
        <w:t>.</w:t>
      </w:r>
      <w:r w:rsidRPr="285A2F06">
        <w:rPr>
          <w:rFonts w:eastAsia="Segoe UI" w:cs="Segoe UI"/>
        </w:rPr>
        <w:t xml:space="preserve"> </w:t>
      </w:r>
      <w:r>
        <w:rPr>
          <w:rFonts w:eastAsia="Segoe UI" w:cs="Segoe UI"/>
        </w:rPr>
        <w:t>D</w:t>
      </w:r>
      <w:r w:rsidRPr="00B35FCF">
        <w:rPr>
          <w:rFonts w:eastAsia="Segoe UI" w:cs="Segoe UI"/>
        </w:rPr>
        <w:t xml:space="preserve">irecting proceeds to public investment or </w:t>
      </w:r>
      <w:r>
        <w:rPr>
          <w:rFonts w:eastAsia="Segoe UI" w:cs="Segoe UI"/>
        </w:rPr>
        <w:t xml:space="preserve">to </w:t>
      </w:r>
      <w:r w:rsidRPr="00B35FCF">
        <w:rPr>
          <w:rFonts w:eastAsia="Segoe UI" w:cs="Segoe UI"/>
        </w:rPr>
        <w:t>households preserves measured carbon revenues, while returning value to firms through free allocation (3B) or rebates (3C) sacrifices fiscal yield</w:t>
      </w:r>
      <w:r w:rsidRPr="00743E2F">
        <w:rPr>
          <w:rFonts w:eastAsia="Segoe UI" w:cs="Segoe UI"/>
        </w:rPr>
        <w:t>.</w:t>
      </w:r>
      <w:r w:rsidRPr="285A2F06">
        <w:rPr>
          <w:rFonts w:eastAsia="Segoe UI" w:cs="Segoe UI"/>
        </w:rPr>
        <w:t xml:space="preserve"> </w:t>
      </w:r>
      <w:r>
        <w:rPr>
          <w:rFonts w:eastAsia="Segoe UI" w:cs="Segoe UI"/>
        </w:rPr>
        <w:t xml:space="preserve">Additional modeling that captures trade and industrial structure would help assess the </w:t>
      </w:r>
      <w:del w:id="60027" w:author="Stephen Stretton" w:date="2026-10-04T12:00:00Z">
        <w:r>
          <w:rPr>
            <w:rFonts w:eastAsia="Segoe UI" w:cs="Segoe UI"/>
          </w:rPr>
          <w:delText xml:space="preserve">tradeoffs</w:delText>
        </w:r>
      </w:del>
      <w:ins w:id="60028" w:author="Stephen Stretton" w:date="2026-10-04T12:00:00Z">
        <w:r>
          <w:rPr>
            <w:rFonts w:eastAsia="Segoe UI" w:cs="Segoe UI"/>
          </w:rPr>
          <w:t xml:space="preserve">trade-offs</w:t>
        </w:r>
      </w:ins>
      <w:r>
        <w:rPr>
          <w:rFonts w:eastAsia="Segoe UI" w:cs="Segoe UI"/>
        </w:rPr>
        <w:t xml:space="preserve"> in terms of competitiveness impacts on domestic and non-EU markets.</w:t>
      </w:r>
    </w:p>
    <w:p w14:paraId="1730B76E" w14:textId="77777777" w:rsidR="005B5075" w:rsidRDefault="005B5075" w:rsidP="005B5075">
      <w:pPr>
        <w:spacing w:afterLines="120" w:after="288" w:line="250" w:lineRule="auto"/>
      </w:pPr>
      <w:r w:rsidRPr="00B35FCF">
        <w:rPr>
          <w:rFonts w:eastAsia="Segoe UI" w:cs="Segoe UI"/>
          <w:b/>
          <w:bCs/>
        </w:rPr>
        <w:t xml:space="preserve">Third, </w:t>
      </w:r>
      <w:r w:rsidRPr="00743E2F">
        <w:rPr>
          <w:rFonts w:eastAsia="Segoe UI" w:cs="Segoe UI"/>
          <w:b/>
          <w:bCs/>
        </w:rPr>
        <w:t>the industrial</w:t>
      </w:r>
      <w:r>
        <w:rPr>
          <w:rFonts w:eastAsia="Segoe UI" w:cs="Segoe UI"/>
          <w:b/>
          <w:bCs/>
        </w:rPr>
        <w:t xml:space="preserve"> </w:t>
      </w:r>
      <w:r w:rsidRPr="00520A7E">
        <w:rPr>
          <w:rFonts w:eastAsia="Segoe UI" w:cs="Segoe UI"/>
          <w:b/>
          <w:bCs/>
        </w:rPr>
        <w:t>abatement rebate</w:t>
      </w:r>
      <w:r>
        <w:rPr>
          <w:rFonts w:eastAsia="Segoe UI" w:cs="Segoe UI"/>
          <w:b/>
          <w:bCs/>
        </w:rPr>
        <w:t xml:space="preserve"> </w:t>
      </w:r>
      <w:r w:rsidRPr="00520A7E">
        <w:rPr>
          <w:rFonts w:eastAsia="Segoe UI" w:cs="Segoe UI"/>
          <w:b/>
          <w:bCs/>
        </w:rPr>
        <w:t xml:space="preserve">(3C) </w:t>
      </w:r>
      <w:r>
        <w:rPr>
          <w:rFonts w:eastAsia="Segoe UI" w:cs="Segoe UI"/>
          <w:b/>
          <w:bCs/>
        </w:rPr>
        <w:t>reduces the</w:t>
      </w:r>
      <w:r w:rsidRPr="00520A7E">
        <w:rPr>
          <w:rFonts w:eastAsia="Segoe UI" w:cs="Segoe UI"/>
          <w:b/>
          <w:bCs/>
        </w:rPr>
        <w:t xml:space="preserve"> CBAM obligations</w:t>
      </w:r>
      <w:r>
        <w:rPr>
          <w:rFonts w:eastAsia="Segoe UI" w:cs="Segoe UI"/>
          <w:b/>
          <w:bCs/>
        </w:rPr>
        <w:t xml:space="preserve"> the most,</w:t>
      </w:r>
      <w:r w:rsidRPr="00520A7E">
        <w:rPr>
          <w:rFonts w:eastAsia="Segoe UI" w:cs="Segoe UI"/>
          <w:b/>
          <w:bCs/>
        </w:rPr>
        <w:t xml:space="preserve"> </w:t>
      </w:r>
      <w:del w:id="50004" w:author="Stephen Stretton" w:date="2026-10-04T09:00:00Z">
        <w:r>
          <w:rPr>
            <w:rFonts w:eastAsia="Segoe UI" w:cs="Segoe UI"/>
            <w:b/>
            <w:bCs/>
          </w:rPr>
          <w:delText xml:space="preserve">by </w:delText>
        </w:r>
      </w:del>
      <w:del w:id="50003" w:author="Stephen Stretton" w:date="2026-10-04T09:00:00Z">
        <w:r>
          <w:rPr>
            <w:rFonts w:eastAsia="Segoe UI" w:cs="Segoe UI"/>
            <w:b/>
            <w:bCs/>
          </w:rPr>
          <w:delText xml:space="preserve">30</w:delText>
        </w:r>
      </w:del>
      <w:del w:id="50001" w:author="Stephen Stretton" w:date="2026-10-04T09:00:00Z">
        <w:r>
          <w:rPr>
            <w:rFonts w:eastAsia="Segoe UI" w:cs="Segoe UI"/>
            <w:b/>
            <w:bCs/>
          </w:rPr>
          <w:delText xml:space="preserve">%</w:delText>
        </w:r>
      </w:del>
      <w:ins w:id="50002" w:author="Stephen Stretton" w:date="2026-10-04T09:00:00Z">
        <w:r>
          <w:rPr>
            <w:rFonts w:eastAsia="Segoe UI" w:cs="Segoe UI"/>
            <w:b/>
            <w:bCs/>
          </w:rPr>
          <w:t xml:space="preserve">by 53%</w:t>
        </w:r>
      </w:ins>
      <w:r>
        <w:rPr>
          <w:rFonts w:eastAsia="Segoe UI" w:cs="Segoe UI"/>
          <w:b/>
          <w:bCs/>
        </w:rPr>
        <w:t xml:space="preserve">.</w:t>
      </w:r>
      <w:r w:rsidRPr="285A2F06">
        <w:rPr>
          <w:rFonts w:eastAsia="Segoe UI" w:cs="Segoe UI"/>
        </w:rPr>
        <w:t xml:space="preserve"> </w:t>
      </w:r>
      <w:r>
        <w:rPr>
          <w:rFonts w:eastAsia="Segoe UI" w:cs="Segoe UI"/>
        </w:rPr>
        <w:t>I</w:t>
      </w:r>
      <w:r w:rsidRPr="285A2F06">
        <w:rPr>
          <w:rFonts w:eastAsia="Segoe UI" w:cs="Segoe UI"/>
        </w:rPr>
        <w:t xml:space="preserve">t rewards abatement without </w:t>
      </w:r>
      <w:r>
        <w:rPr>
          <w:rFonts w:eastAsia="Segoe UI" w:cs="Segoe UI"/>
        </w:rPr>
        <w:t>weakening</w:t>
      </w:r>
      <w:r w:rsidRPr="285A2F06">
        <w:rPr>
          <w:rFonts w:eastAsia="Segoe UI" w:cs="Segoe UI"/>
        </w:rPr>
        <w:t xml:space="preserve"> the marginal price signal</w:t>
      </w:r>
      <w:r>
        <w:rPr>
          <w:rFonts w:eastAsia="Segoe UI" w:cs="Segoe UI"/>
        </w:rPr>
        <w:t>.</w:t>
      </w:r>
      <w:r w:rsidRPr="285A2F06">
        <w:rPr>
          <w:rFonts w:eastAsia="Segoe UI" w:cs="Segoe UI"/>
        </w:rPr>
        <w:t xml:space="preserve"> </w:t>
      </w:r>
      <w:r>
        <w:rPr>
          <w:rFonts w:eastAsia="Segoe UI" w:cs="Segoe UI"/>
        </w:rPr>
        <w:t xml:space="preserve">By contrast, </w:t>
      </w:r>
      <w:r>
        <w:rPr>
          <w:rFonts w:eastAsia="Segoe UI" w:cs="Segoe UI"/>
        </w:rPr>
        <w:t xml:space="preserve">free allocation </w:t>
      </w:r>
      <w:del w:id="60014" w:author="Stephen Stretton" w:date="2026-10-04T12:00:00Z">
        <w:r>
          <w:rPr>
            <w:rFonts w:eastAsia="Segoe UI" w:cs="Segoe UI"/>
          </w:rPr>
          <w:delText xml:space="preserve">(3B), protects</w:delText>
        </w:r>
      </w:del>
      <w:ins w:id="60015" w:author="Stephen Stretton" w:date="2026-10-04T12:00:00Z">
        <w:r>
          <w:rPr>
            <w:rFonts w:eastAsia="Segoe UI" w:cs="Segoe UI"/>
          </w:rPr>
          <w:t xml:space="preserve">(3B) protects</w:t>
        </w:r>
      </w:ins>
      <w:r>
        <w:rPr>
          <w:rFonts w:eastAsia="Segoe UI" w:cs="Segoe UI"/>
        </w:rPr>
        <w:t xml:space="preserve"> competitiveness but </w:t>
      </w:r>
      <w:del w:id="50005" w:author="Stephen Stretton" w:date="2026-10-04T09:00:00Z">
        <w:r>
          <w:rPr>
            <w:rFonts w:eastAsia="Segoe UI" w:cs="Segoe UI"/>
          </w:rPr>
          <w:delText xml:space="preserve">undermines both revenue and CBAM relief</w:delText>
        </w:r>
      </w:del>
      <w:ins w:id="50006" w:author="Stephen Stretton" w:date="2026-10-04T09:00:00Z">
        <w:r>
          <w:rPr>
            <w:rFonts w:eastAsia="Segoe UI" w:cs="Segoe UI"/>
          </w:rPr>
          <w:t xml:space="preserve">raises less revenue and delivers the smallest CBAM relief</w:t>
        </w:r>
      </w:ins>
      <w:r>
        <w:rPr>
          <w:rFonts w:eastAsia="Segoe UI" w:cs="Segoe UI"/>
        </w:rPr>
        <w:t xml:space="preserve">.</w:t>
      </w:r>
    </w:p>
    <w:p w14:paraId="42F9C7BC" w14:textId="77777777" w:rsidR="005B5075" w:rsidRDefault="005B5075" w:rsidP="005B5075">
      <w:pPr>
        <w:spacing w:afterLines="120" w:after="288" w:line="250" w:lineRule="auto"/>
        <w:rPr>
          <w:rFonts w:eastAsia="Segoe UI" w:cs="Segoe UI"/>
        </w:rPr>
      </w:pPr>
      <w:r>
        <w:rPr>
          <w:rFonts w:eastAsia="Segoe UI" w:cs="Segoe UI"/>
          <w:b/>
          <w:bCs/>
        </w:rPr>
        <w:t>F</w:t>
      </w:r>
      <w:r w:rsidRPr="000F2B3D">
        <w:rPr>
          <w:rFonts w:eastAsia="Segoe UI" w:cs="Segoe UI"/>
          <w:b/>
          <w:bCs/>
        </w:rPr>
        <w:t>or Egypt</w:t>
      </w:r>
      <w:r>
        <w:rPr>
          <w:rFonts w:eastAsia="Segoe UI" w:cs="Segoe UI"/>
          <w:b/>
          <w:bCs/>
        </w:rPr>
        <w:t xml:space="preserve">, the </w:t>
      </w:r>
      <w:del w:id="70045" w:author="Stephen Stretton" w:date="2026-10-05T12:00:00Z">
        <w:r>
          <w:rPr>
            <w:rFonts w:eastAsia="Segoe UI" w:cs="Segoe UI"/>
            <w:b/>
            <w:bCs/>
          </w:rPr>
          <w:delText xml:space="preserve">"best" bundle</w:delText>
        </w:r>
      </w:del>
      <w:ins w:id="70046" w:author="Stephen Stretton" w:date="2026-10-05T12:00:00Z">
        <w:r>
          <w:rPr>
            <w:rFonts w:eastAsia="Segoe UI" w:cs="Segoe UI"/>
            <w:b/>
            <w:bCs/>
          </w:rPr>
          <w:t xml:space="preserve">"best" scenario</w:t>
        </w:r>
      </w:ins>
      <w:r>
        <w:rPr>
          <w:rFonts w:eastAsia="Segoe UI" w:cs="Segoe UI"/>
          <w:b/>
          <w:bCs/>
        </w:rPr>
        <w:t xml:space="preserve"> depends on </w:t>
      </w:r>
      <w:r>
        <w:rPr>
          <w:rFonts w:eastAsia="Segoe UI" w:cs="Segoe UI"/>
          <w:b/>
          <w:bCs/>
        </w:rPr>
        <w:t>the priority</w:t>
      </w:r>
      <w:r w:rsidRPr="000F2B3D">
        <w:rPr>
          <w:rFonts w:eastAsia="Segoe UI" w:cs="Segoe UI"/>
          <w:b/>
          <w:bCs/>
        </w:rPr>
        <w:t>.</w:t>
      </w:r>
      <w:r>
        <w:rPr>
          <w:rFonts w:eastAsia="Segoe UI" w:cs="Segoe UI"/>
        </w:rPr>
        <w:t xml:space="preserve"> If the priority is raising revenue and maximizing domestic welfare, comprehensive or upstream pricing is preferable. If the overriding concern is shielding exporters from CBAM costs while maintaining abatement incentives, the rebate-based </w:t>
      </w:r>
      <w:del w:id="70047" w:author="Stephen Stretton" w:date="2026-10-05T12:00:00Z">
        <w:r>
          <w:rPr>
            <w:rFonts w:eastAsia="Segoe UI" w:cs="Segoe UI"/>
          </w:rPr>
          <w:delText xml:space="preserve">industrial design</w:delText>
        </w:r>
      </w:del>
      <w:ins w:id="70048" w:author="Stephen Stretton" w:date="2026-10-05T12:00:00Z">
        <w:r>
          <w:rPr>
            <w:rFonts w:eastAsia="Segoe UI" w:cs="Segoe UI"/>
          </w:rPr>
          <w:t xml:space="preserve">industrial scenario</w:t>
        </w:r>
      </w:ins>
      <w:r>
        <w:rPr>
          <w:rFonts w:eastAsia="Segoe UI" w:cs="Segoe UI"/>
        </w:rPr>
        <w:t xml:space="preserve"> is most effective, </w:t>
      </w:r>
      <w:r>
        <w:rPr>
          <w:rFonts w:eastAsia="Segoe UI" w:cs="Segoe UI"/>
        </w:rPr>
        <w:t>though</w:t>
      </w:r>
      <w:r w:rsidRPr="285A2F06">
        <w:rPr>
          <w:rFonts w:eastAsia="Segoe UI" w:cs="Segoe UI"/>
        </w:rPr>
        <w:t xml:space="preserve"> </w:t>
      </w:r>
      <w:r>
        <w:rPr>
          <w:rFonts w:eastAsia="Segoe UI" w:cs="Segoe UI"/>
        </w:rPr>
        <w:t xml:space="preserve">it </w:t>
      </w:r>
      <w:del w:id="50010" w:author="Stephen Stretton" w:date="2026-10-04T09:00:00Z">
        <w:r>
          <w:rPr>
            <w:rFonts w:eastAsia="Segoe UI" w:cs="Segoe UI"/>
          </w:rPr>
          <w:delText xml:space="preserve">forgoe</w:delText>
        </w:r>
      </w:del>
      <w:del w:id="50009" w:author="Stephen Stretton" w:date="2026-10-04T09:00:00Z">
        <w:r>
          <w:rPr>
            <w:rFonts w:eastAsia="Segoe UI" w:cs="Segoe UI"/>
          </w:rPr>
          <w:delText xml:space="preserve">s</w:delText>
        </w:r>
      </w:del>
      <w:del w:id="50007" w:author="Stephen Stretton" w:date="2026-10-04T09:00:00Z">
        <w:r>
          <w:rPr>
            <w:rFonts w:eastAsia="Segoe UI" w:cs="Segoe UI"/>
          </w:rPr>
          <w:delText xml:space="preserve"> revenue and health benefits</w:delText>
        </w:r>
      </w:del>
      <w:ins w:id="50008" w:author="Stephen Stretton" w:date="2026-10-04T09:00:00Z">
        <w:r>
          <w:rPr>
            <w:rFonts w:eastAsia="Segoe UI" w:cs="Segoe UI"/>
          </w:rPr>
          <w:t xml:space="preserve">raises less revenue and yields smaller health benefits than broad-based pricing</w:t>
        </w:r>
      </w:ins>
      <w:r>
        <w:rPr>
          <w:rFonts w:eastAsia="Segoe UI" w:cs="Segoe UI"/>
        </w:rPr>
        <w:t xml:space="preserve">. Free allocation, by contrast, performs weakly across nearly all metrics and offers competitiveness protection only by suppressing the very price signal that drives mitigation. A sequenced strategy—</w:t>
      </w:r>
      <w:r>
        <w:rPr>
          <w:rFonts w:eastAsia="Segoe UI" w:cs="Segoe UI"/>
        </w:rPr>
        <w:t xml:space="preserve">starting </w:t>
      </w:r>
      <w:r w:rsidRPr="285A2F06">
        <w:rPr>
          <w:rFonts w:eastAsia="Segoe UI" w:cs="Segoe UI"/>
        </w:rPr>
        <w:t xml:space="preserve">with a broad-based price and </w:t>
      </w:r>
      <w:r>
        <w:rPr>
          <w:rFonts w:eastAsia="Segoe UI" w:cs="Segoe UI"/>
        </w:rPr>
        <w:t>adding</w:t>
      </w:r>
      <w:r w:rsidRPr="285A2F06">
        <w:rPr>
          <w:rFonts w:eastAsia="Segoe UI" w:cs="Segoe UI"/>
        </w:rPr>
        <w:t xml:space="preserve"> well-designed, abatement-linked support for CBAM-exposed industry—</w:t>
      </w:r>
      <w:r>
        <w:rPr>
          <w:rFonts w:eastAsia="Segoe UI" w:cs="Segoe UI"/>
        </w:rPr>
        <w:t>c</w:t>
      </w:r>
      <w:r w:rsidRPr="285A2F06">
        <w:rPr>
          <w:rFonts w:eastAsia="Segoe UI" w:cs="Segoe UI"/>
        </w:rPr>
        <w:t>ould capture most of the economy-wide benefits while managing trade exposure</w:t>
      </w:r>
      <w:r>
        <w:rPr>
          <w:rFonts w:eastAsia="Segoe UI" w:cs="Segoe UI"/>
        </w:rPr>
        <w:t>. P</w:t>
      </w:r>
      <w:r>
        <w:rPr>
          <w:rFonts w:eastAsia="Segoe UI" w:cs="Segoe UI"/>
        </w:rPr>
        <w:t xml:space="preserve">airing any of </w:t>
      </w:r>
      <w:del w:id="70049" w:author="Stephen Stretton" w:date="2026-10-05T12:00:00Z">
        <w:r>
          <w:rPr>
            <w:rFonts w:eastAsia="Segoe UI" w:cs="Segoe UI"/>
          </w:rPr>
          <w:delText xml:space="preserve">these options</w:delText>
        </w:r>
      </w:del>
      <w:ins w:id="70050" w:author="Stephen Stretton" w:date="2026-10-05T12:00:00Z">
        <w:r>
          <w:rPr>
            <w:rFonts w:eastAsia="Segoe UI" w:cs="Segoe UI"/>
          </w:rPr>
          <w:t xml:space="preserve">these scenarios</w:t>
        </w:r>
      </w:ins>
      <w:r>
        <w:rPr>
          <w:rFonts w:eastAsia="Segoe UI" w:cs="Segoe UI"/>
        </w:rPr>
        <w:t xml:space="preserve"> with fossil fuel subsidy reform would further strengthen both the price signal and the fiscal return.</w:t>
      </w:r>
    </w:p>
    <w:p w14:paraId="1AA7A2CC" w14:textId="77777777" w:rsidR="00E445EB" w:rsidRDefault="00E445EB"/>
    <w:sectPr w:rsidR="00E445EB" w:rsidSect="005B5075">
      <w:footerReference w:type="even" r:id="rId10"/>
      <w:footerReference w:type="default" r:id="rId11"/>
      <w:footerReference w:type="first" r:id="rId1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lia Croitoru" w:date="2026-09-28T18:00:00Z" w:initials="LC">
    <w:p w14:paraId="037049CC" w14:textId="77777777" w:rsidR="005B5075" w:rsidRDefault="005B5075" w:rsidP="00DB7021">
      <w:pPr>
        <w:jc w:val="left"/>
      </w:pPr>
      <w:r>
        <w:rPr>
          <w:rStyle w:val="CommentReference"/>
        </w:rPr>
        <w:annotationRef/>
      </w:r>
      <w:r>
        <w:rPr>
          <w:rFonts w:eastAsiaTheme="minorHAnsi"/>
          <w:kern w:val="2"/>
          <w:szCs w:val="20"/>
          <w14:ligatures w14:val="standardContextual"/>
        </w:rPr>
        <w:t>The chapter uses diverse terminology for the scenarios, such as policy options, families, bundles, choices, etc. To avoid potential confusion for the reader, suggest to use only one term (e.g., scenarios), if appropriate</w:t>
      </w:r>
    </w:p>
  </w:comment>
  <w:comment w:id="1" w:author="Lelia Croitoru" w:date="2026-09-24T20:49:00Z" w:initials="LC">
    <w:p w14:paraId="05CBCA11" w14:textId="77777777" w:rsidR="005B5075" w:rsidRDefault="005B5075" w:rsidP="006726A9">
      <w:pPr>
        <w:jc w:val="left"/>
      </w:pPr>
      <w:r>
        <w:rPr>
          <w:rStyle w:val="CommentReference"/>
        </w:rPr>
        <w:annotationRef/>
      </w:r>
      <w:r>
        <w:rPr>
          <w:rFonts w:eastAsiaTheme="minorHAnsi"/>
          <w:kern w:val="2"/>
          <w:szCs w:val="20"/>
          <w14:ligatures w14:val="standardContextual"/>
        </w:rPr>
        <w:t>This number is not in Table 4, which shows 18.1 as the lowest</w:t>
      </w:r>
    </w:p>
  </w:comment>
  <w:comment w:id="2" w:author="Lelia Croitoru" w:date="2026-09-28T18:04:00Z" w:initials="LC">
    <w:p w14:paraId="76138F11" w14:textId="77777777" w:rsidR="005B5075" w:rsidRDefault="005B5075" w:rsidP="000A20D4">
      <w:pPr>
        <w:jc w:val="left"/>
      </w:pPr>
      <w:r>
        <w:rPr>
          <w:rStyle w:val="CommentReference"/>
        </w:rPr>
        <w:annotationRef/>
      </w:r>
      <w:r>
        <w:rPr>
          <w:rFonts w:eastAsiaTheme="minorHAnsi"/>
          <w:kern w:val="2"/>
          <w:szCs w:val="20"/>
          <w14:ligatures w14:val="standardContextual"/>
        </w:rPr>
        <w:t>18.1?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49CC" w15:done="0"/>
  <w15:commentEx w15:paraId="05CBCA11" w15:done="0"/>
  <w15:commentEx w15:paraId="76138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C7C0" w16cex:dateUtc="2026-09-28T22:00:00Z">
    <w16cex:extLst>
      <w16:ext w16:uri="{CE6994B0-6A32-4C9F-8C6B-6E91EDA988CE}">
        <cr:reactions xmlns:cr="http://schemas.microsoft.com/office/comments/2020/reactions">
          <cr:reaction reactionType="1">
            <cr:reactionInfo dateUtc="2026-10-01T20:13:31Z">
              <cr:user userId="S::sstretton@worldbankgroup.org::da8c780b-1aa2-4e36-94fb-871dc8111504" userProvider="AD" userName="Stephen John Stretton"/>
            </cr:reactionInfo>
          </cr:reaction>
        </cr:reactions>
      </w16:ext>
    </w16cex:extLst>
  </w16cex:commentExtensible>
  <w16cex:commentExtensible w16cex:durableId="03B71C21" w16cex:dateUtc="2026-09-25T00:49:00Z"/>
  <w16cex:commentExtensible w16cex:durableId="136F514B" w16cex:dateUtc="2026-09-28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49CC" w16cid:durableId="4F17C7C0"/>
  <w16cid:commentId w16cid:paraId="05CBCA11" w16cid:durableId="03B71C21"/>
  <w16cid:commentId w16cid:paraId="76138F11" w16cid:durableId="136F5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3F15" w14:textId="77777777" w:rsidR="0000119C" w:rsidRDefault="0000119C" w:rsidP="005B5075">
      <w:pPr>
        <w:spacing w:after="0" w:line="240" w:lineRule="auto"/>
      </w:pPr>
      <w:r>
        <w:separator/>
      </w:r>
    </w:p>
  </w:endnote>
  <w:endnote w:type="continuationSeparator" w:id="0">
    <w:p w14:paraId="63D5DDF4" w14:textId="77777777" w:rsidR="0000119C" w:rsidRDefault="0000119C" w:rsidP="005B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D2FD" w14:textId="4D5E30D2" w:rsidR="005B5075" w:rsidRDefault="005B5075">
    <w:pPr>
      <w:pStyle w:val="Footer"/>
    </w:pPr>
    <w:r>
      <w:rPr>
        <w:noProof/>
        <w14:ligatures w14:val="standardContextual"/>
      </w:rPr>
      <mc:AlternateContent>
        <mc:Choice Requires="wps">
          <w:drawing>
            <wp:anchor distT="0" distB="0" distL="0" distR="0" simplePos="0" relativeHeight="251659264" behindDoc="0" locked="0" layoutInCell="1" allowOverlap="1" wp14:anchorId="3183CF3E" wp14:editId="63A51572">
              <wp:simplePos x="635" y="635"/>
              <wp:positionH relativeFrom="page">
                <wp:align>right</wp:align>
              </wp:positionH>
              <wp:positionV relativeFrom="page">
                <wp:align>bottom</wp:align>
              </wp:positionV>
              <wp:extent cx="1172210" cy="357505"/>
              <wp:effectExtent l="0" t="0" r="0" b="0"/>
              <wp:wrapNone/>
              <wp:docPr id="45898920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83CF3E" id="_x0000_t202" coordsize="21600,21600" o:spt="202" path="m,l,21600r21600,l21600,xe">
              <v:stroke joinstyle="miter"/>
              <v:path gradientshapeok="t" o:connecttype="rect"/>
            </v:shapetype>
            <v:shape id="Text Box 2" o:spid="_x0000_s1026" type="#_x0000_t202" alt="Official Use Only" style="position:absolute;left:0;text-align:left;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textbox style="mso-fit-shape-to-text:t" inset="0,0,20pt,15pt">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FA7F" w14:textId="3043CBA1" w:rsidR="005B5075" w:rsidRDefault="005B5075">
    <w:pPr>
      <w:pStyle w:val="Footer"/>
    </w:pPr>
    <w:r>
      <w:rPr>
        <w:noProof/>
        <w14:ligatures w14:val="standardContextual"/>
      </w:rPr>
      <mc:AlternateContent>
        <mc:Choice Requires="wps">
          <w:drawing>
            <wp:anchor distT="0" distB="0" distL="0" distR="0" simplePos="0" relativeHeight="251660288" behindDoc="0" locked="0" layoutInCell="1" allowOverlap="1" wp14:anchorId="33E7AC4A" wp14:editId="0C928B39">
              <wp:simplePos x="914400" y="7134225"/>
              <wp:positionH relativeFrom="page">
                <wp:align>right</wp:align>
              </wp:positionH>
              <wp:positionV relativeFrom="page">
                <wp:align>bottom</wp:align>
              </wp:positionV>
              <wp:extent cx="1172210" cy="357505"/>
              <wp:effectExtent l="0" t="0" r="0" b="0"/>
              <wp:wrapNone/>
              <wp:docPr id="162601685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E7AC4A"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textbox style="mso-fit-shape-to-text:t" inset="0,0,20pt,15pt">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F3E3" w14:textId="7AF59951" w:rsidR="005B5075" w:rsidRDefault="005B5075">
    <w:pPr>
      <w:pStyle w:val="Footer"/>
    </w:pPr>
    <w:r>
      <w:rPr>
        <w:noProof/>
        <w14:ligatures w14:val="standardContextual"/>
      </w:rPr>
      <mc:AlternateContent>
        <mc:Choice Requires="wps">
          <w:drawing>
            <wp:anchor distT="0" distB="0" distL="0" distR="0" simplePos="0" relativeHeight="251658240" behindDoc="0" locked="0" layoutInCell="1" allowOverlap="1" wp14:anchorId="3B07ABBE" wp14:editId="74EFFEDC">
              <wp:simplePos x="635" y="635"/>
              <wp:positionH relativeFrom="page">
                <wp:align>right</wp:align>
              </wp:positionH>
              <wp:positionV relativeFrom="page">
                <wp:align>bottom</wp:align>
              </wp:positionV>
              <wp:extent cx="1172210" cy="357505"/>
              <wp:effectExtent l="0" t="0" r="0" b="0"/>
              <wp:wrapNone/>
              <wp:docPr id="72630313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07ABBE" id="_x0000_t202" coordsize="21600,21600" o:spt="202" path="m,l,21600r21600,l21600,xe">
              <v:stroke joinstyle="miter"/>
              <v:path gradientshapeok="t" o:connecttype="rect"/>
            </v:shapetype>
            <v:shape id="Text Box 1" o:spid="_x0000_s1028" type="#_x0000_t202" alt="Official Use Only" style="position:absolute;left:0;text-align:left;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textbox style="mso-fit-shape-to-text:t" inset="0,0,20pt,15pt">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2F03" w14:textId="77777777" w:rsidR="0000119C" w:rsidRDefault="0000119C" w:rsidP="005B5075">
      <w:pPr>
        <w:spacing w:after="0" w:line="240" w:lineRule="auto"/>
      </w:pPr>
      <w:r>
        <w:separator/>
      </w:r>
    </w:p>
  </w:footnote>
  <w:footnote w:type="continuationSeparator" w:id="0">
    <w:p w14:paraId="5B0286E4" w14:textId="77777777" w:rsidR="0000119C" w:rsidRDefault="0000119C" w:rsidP="005B5075">
      <w:pPr>
        <w:spacing w:after="0" w:line="240" w:lineRule="auto"/>
      </w:pPr>
      <w:r>
        <w:continuationSeparator/>
      </w:r>
    </w:p>
  </w:footnote>
  <w:footnote w:id="1">
    <w:p w14:paraId="67647569" w14:textId="77777777" w:rsidR="005B5075" w:rsidRPr="00B35FCF" w:rsidRDefault="005B5075" w:rsidP="005B5075">
      <w:pPr>
        <w:pStyle w:val="FootnoteText"/>
        <w:snapToGrid w:val="0"/>
        <w:rPr>
          <w:sz w:val="16"/>
          <w:szCs w:val="16"/>
        </w:rPr>
      </w:pPr>
      <w:r w:rsidRPr="00B35FCF">
        <w:rPr>
          <w:rStyle w:val="FootnoteReference"/>
          <w:rFonts w:ascii="Segoe UI" w:hAnsi="Segoe UI" w:cs="Segoe UI"/>
          <w:sz w:val="16"/>
          <w:szCs w:val="16"/>
        </w:rPr>
        <w:footnoteRef/>
      </w:r>
      <w:r w:rsidRPr="00B35FCF">
        <w:rPr>
          <w:sz w:val="16"/>
          <w:szCs w:val="16"/>
        </w:rPr>
        <w:t xml:space="preserve"> For example, see evidence from Barrios et al. </w:t>
      </w:r>
      <w:r w:rsidRPr="00C50ADE">
        <w:rPr>
          <w:sz w:val="16"/>
          <w:szCs w:val="16"/>
          <w:lang w:val="fr-FR"/>
        </w:rPr>
        <w:t xml:space="preserve">(2013), Bento et al. (2018), Burns et al. (2021), Carson et al. (2021), Elmaleh et al. (2021), Jalles and Campmas (2026), Markandya et al. (2013), Mirhosseini et al., 2017), Schoder (2023), Timilisina et al. </w:t>
      </w:r>
      <w:r w:rsidRPr="00B35FCF">
        <w:rPr>
          <w:sz w:val="16"/>
          <w:szCs w:val="16"/>
        </w:rPr>
        <w:t xml:space="preserve">(2024) and World Bank (2022). </w:t>
      </w:r>
    </w:p>
  </w:footnote>
  <w:footnote w:id="2">
    <w:p w14:paraId="13F92F43" w14:textId="77777777" w:rsidR="005B5075" w:rsidRPr="00233B8A" w:rsidRDefault="005B5075" w:rsidP="005B5075">
      <w:pPr>
        <w:pStyle w:val="FootnoteText"/>
        <w:snapToGrid w:val="0"/>
      </w:pPr>
      <w:r w:rsidRPr="00B35FCF">
        <w:rPr>
          <w:rStyle w:val="FootnoteReference"/>
          <w:rFonts w:ascii="Segoe UI" w:hAnsi="Segoe UI" w:cs="Segoe UI"/>
          <w:sz w:val="16"/>
          <w:szCs w:val="16"/>
        </w:rPr>
        <w:footnoteRef/>
      </w:r>
      <w:r w:rsidRPr="00B35FCF">
        <w:rPr>
          <w:sz w:val="16"/>
          <w:szCs w:val="16"/>
          <w:lang w:val="sv-SE"/>
        </w:rPr>
        <w:t xml:space="preserve"> Elmaleh et al. (2021), Jalles and Campmas (2026), </w:t>
      </w:r>
      <w:r w:rsidRPr="00B35FCF">
        <w:rPr>
          <w:sz w:val="16"/>
          <w:szCs w:val="16"/>
        </w:rPr>
        <w:t>Metcalf and Stock (2023), Schoder (2023), and World Bank (2022).</w:t>
      </w:r>
    </w:p>
  </w:footnote>
  <w:footnote w:id="3">
    <w:p w14:paraId="5996E951"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B35FCF">
        <w:rPr>
          <w:sz w:val="16"/>
          <w:szCs w:val="16"/>
        </w:rPr>
        <w:t xml:space="preserve"> Hille and Möbius (2019), Malerba and Wiebe</w:t>
      </w:r>
      <w:r w:rsidRPr="00B35FCF">
        <w:rPr>
          <w:b/>
          <w:bCs/>
          <w:sz w:val="16"/>
          <w:szCs w:val="16"/>
        </w:rPr>
        <w:t xml:space="preserve"> </w:t>
      </w:r>
      <w:r w:rsidRPr="00B35FCF">
        <w:rPr>
          <w:sz w:val="16"/>
          <w:szCs w:val="16"/>
        </w:rPr>
        <w:t xml:space="preserve">(2021), Moszoro (2021), and Saget et al. </w:t>
      </w:r>
      <w:r w:rsidRPr="00C50ADE">
        <w:rPr>
          <w:sz w:val="16"/>
          <w:szCs w:val="16"/>
          <w:lang w:val="fr-FR"/>
        </w:rPr>
        <w:t>(2020).</w:t>
      </w:r>
    </w:p>
  </w:footnote>
  <w:footnote w:id="4">
    <w:p w14:paraId="0D81A950"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C50ADE">
        <w:rPr>
          <w:sz w:val="16"/>
          <w:szCs w:val="16"/>
          <w:lang w:val="fr-FR"/>
        </w:rPr>
        <w:t xml:space="preserve"> Timilsina and Sebsibie (2024). </w:t>
      </w:r>
    </w:p>
  </w:footnote>
  <w:footnote w:id="5">
    <w:p w14:paraId="42491038" w14:textId="77777777" w:rsidR="005B5075" w:rsidRPr="00B35FCF" w:rsidRDefault="005B5075" w:rsidP="005B5075">
      <w:pPr>
        <w:pStyle w:val="FootnoteText"/>
        <w:rPr>
          <w:sz w:val="16"/>
          <w:szCs w:val="16"/>
        </w:rPr>
      </w:pPr>
      <w:r w:rsidRPr="00B35FCF">
        <w:rPr>
          <w:rStyle w:val="FootnoteReference"/>
          <w:rFonts w:ascii="Segoe UI" w:hAnsi="Segoe UI" w:cs="Segoe UI"/>
          <w:sz w:val="16"/>
          <w:szCs w:val="16"/>
        </w:rPr>
        <w:footnoteRef/>
      </w:r>
      <w:r w:rsidRPr="00B35FCF">
        <w:rPr>
          <w:sz w:val="16"/>
          <w:szCs w:val="16"/>
          <w:lang w:val="sv-SE"/>
        </w:rPr>
        <w:t xml:space="preserve"> </w:t>
      </w:r>
      <w:r w:rsidRPr="00C50ADE">
        <w:rPr>
          <w:sz w:val="16"/>
          <w:szCs w:val="16"/>
          <w:lang w:val="fr-FR"/>
        </w:rPr>
        <w:t>Markandya et al.</w:t>
      </w:r>
      <w:r w:rsidRPr="00C50ADE">
        <w:rPr>
          <w:b/>
          <w:bCs/>
          <w:sz w:val="16"/>
          <w:szCs w:val="16"/>
          <w:lang w:val="fr-FR"/>
        </w:rPr>
        <w:t xml:space="preserve"> </w:t>
      </w:r>
      <w:r w:rsidRPr="00C50ADE">
        <w:rPr>
          <w:sz w:val="16"/>
          <w:szCs w:val="16"/>
          <w:lang w:val="fr-FR"/>
        </w:rPr>
        <w:t xml:space="preserve">(2018), Rauner et al. (2020), Scovronick et al. </w:t>
      </w:r>
      <w:r w:rsidRPr="00B35FCF">
        <w:rPr>
          <w:sz w:val="16"/>
          <w:szCs w:val="16"/>
        </w:rPr>
        <w:t>(2019), Vandyck et al. (2018), and Weitzel et al. (2020).</w:t>
      </w:r>
    </w:p>
  </w:footnote>
  <w:footnote w:id="6">
    <w:p w14:paraId="080009FE" w14:textId="77777777" w:rsidR="005B5075" w:rsidRPr="00B35FCF" w:rsidRDefault="005B5075" w:rsidP="005B5075">
      <w:pPr>
        <w:pStyle w:val="FootnoteText"/>
        <w:rPr>
          <w:sz w:val="16"/>
          <w:szCs w:val="16"/>
        </w:rPr>
      </w:pPr>
      <w:r w:rsidRPr="00B35FCF">
        <w:rPr>
          <w:rStyle w:val="FootnoteReference"/>
          <w:rFonts w:ascii="Segoe Fluent Icons" w:hAnsi="Segoe Fluent Icons" w:cs="Segoe UI"/>
          <w:sz w:val="16"/>
          <w:szCs w:val="16"/>
        </w:rPr>
        <w:footnoteRef/>
      </w:r>
      <w:r w:rsidRPr="00B35FCF">
        <w:rPr>
          <w:sz w:val="16"/>
          <w:szCs w:val="16"/>
        </w:rPr>
        <w:t xml:space="preserve"> Heine and Black (2019).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lia Croitoru">
    <w15:presenceInfo w15:providerId="Windows Live" w15:userId="8199aac90cbaacf5"/>
  </w15:person>
  <w15:person w15:author="Stephen Stretton">
    <w15:presenceInfo w15:providerId="None" w15:userId="Stephen Strett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75"/>
    <w:rsid w:val="0000119C"/>
    <w:rsid w:val="005B5075"/>
    <w:rsid w:val="006846C4"/>
    <w:rsid w:val="006C3212"/>
    <w:rsid w:val="009F608C"/>
    <w:rsid w:val="00AD2EE4"/>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D9F5"/>
  <w15:chartTrackingRefBased/>
  <w15:docId w15:val="{3330AAB3-6D1F-43C4-9944-5709F430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075"/>
    <w:pPr>
      <w:spacing w:line="259" w:lineRule="auto"/>
      <w:jc w:val="both"/>
    </w:pPr>
    <w:rPr>
      <w:rFonts w:ascii="Segoe UI" w:eastAsiaTheme="minorEastAsia" w:hAnsi="Segoe UI"/>
      <w:kern w:val="0"/>
      <w:sz w:val="22"/>
      <w:szCs w:val="22"/>
      <w14:ligatures w14:val="none"/>
    </w:rPr>
  </w:style>
  <w:style w:type="paragraph" w:styleId="Heading1">
    <w:name w:val="heading 1"/>
    <w:basedOn w:val="Normal"/>
    <w:next w:val="Normal"/>
    <w:link w:val="Heading1Char"/>
    <w:uiPriority w:val="9"/>
    <w:qFormat/>
    <w:rsid w:val="005B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75"/>
    <w:rPr>
      <w:rFonts w:eastAsiaTheme="majorEastAsia" w:cstheme="majorBidi"/>
      <w:color w:val="272727" w:themeColor="text1" w:themeTint="D8"/>
    </w:rPr>
  </w:style>
  <w:style w:type="paragraph" w:styleId="Title">
    <w:name w:val="Title"/>
    <w:basedOn w:val="Normal"/>
    <w:next w:val="Normal"/>
    <w:link w:val="TitleChar"/>
    <w:uiPriority w:val="10"/>
    <w:qFormat/>
    <w:rsid w:val="005B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75"/>
    <w:pPr>
      <w:spacing w:before="160"/>
      <w:jc w:val="center"/>
    </w:pPr>
    <w:rPr>
      <w:i/>
      <w:iCs/>
      <w:color w:val="404040" w:themeColor="text1" w:themeTint="BF"/>
    </w:rPr>
  </w:style>
  <w:style w:type="character" w:customStyle="1" w:styleId="QuoteChar">
    <w:name w:val="Quote Char"/>
    <w:basedOn w:val="DefaultParagraphFont"/>
    <w:link w:val="Quote"/>
    <w:uiPriority w:val="29"/>
    <w:rsid w:val="005B5075"/>
    <w:rPr>
      <w:i/>
      <w:iCs/>
      <w:color w:val="404040" w:themeColor="text1" w:themeTint="BF"/>
    </w:rPr>
  </w:style>
  <w:style w:type="paragraph" w:styleId="ListParagraph">
    <w:name w:val="List Paragraph"/>
    <w:basedOn w:val="Normal"/>
    <w:uiPriority w:val="34"/>
    <w:qFormat/>
    <w:rsid w:val="005B5075"/>
    <w:pPr>
      <w:ind w:left="720"/>
      <w:contextualSpacing/>
    </w:pPr>
  </w:style>
  <w:style w:type="character" w:styleId="IntenseEmphasis">
    <w:name w:val="Intense Emphasis"/>
    <w:basedOn w:val="DefaultParagraphFont"/>
    <w:uiPriority w:val="21"/>
    <w:qFormat/>
    <w:rsid w:val="005B5075"/>
    <w:rPr>
      <w:i/>
      <w:iCs/>
      <w:color w:val="0F4761" w:themeColor="accent1" w:themeShade="BF"/>
    </w:rPr>
  </w:style>
  <w:style w:type="paragraph" w:styleId="IntenseQuote">
    <w:name w:val="Intense Quote"/>
    <w:basedOn w:val="Normal"/>
    <w:next w:val="Normal"/>
    <w:link w:val="IntenseQuoteChar"/>
    <w:uiPriority w:val="30"/>
    <w:qFormat/>
    <w:rsid w:val="005B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75"/>
    <w:rPr>
      <w:i/>
      <w:iCs/>
      <w:color w:val="0F4761" w:themeColor="accent1" w:themeShade="BF"/>
    </w:rPr>
  </w:style>
  <w:style w:type="character" w:styleId="IntenseReference">
    <w:name w:val="Intense Reference"/>
    <w:basedOn w:val="DefaultParagraphFont"/>
    <w:uiPriority w:val="32"/>
    <w:qFormat/>
    <w:rsid w:val="005B5075"/>
    <w:rPr>
      <w:b/>
      <w:bCs/>
      <w:smallCaps/>
      <w:color w:val="0F4761" w:themeColor="accent1" w:themeShade="BF"/>
      <w:spacing w:val="5"/>
    </w:rPr>
  </w:style>
  <w:style w:type="paragraph" w:styleId="Caption">
    <w:name w:val="caption"/>
    <w:basedOn w:val="Normal"/>
    <w:next w:val="Normal"/>
    <w:uiPriority w:val="35"/>
    <w:unhideWhenUsed/>
    <w:qFormat/>
    <w:rsid w:val="005B5075"/>
    <w:pPr>
      <w:spacing w:after="200" w:line="240" w:lineRule="auto"/>
    </w:pPr>
    <w:rPr>
      <w:rFonts w:eastAsiaTheme="minorHAnsi"/>
      <w:i/>
      <w:iCs/>
      <w:color w:val="0E2841" w:themeColor="text2"/>
      <w:kern w:val="2"/>
      <w:sz w:val="18"/>
      <w:szCs w:val="18"/>
      <w14:ligatures w14:val="standardContextual"/>
    </w:rPr>
  </w:style>
  <w:style w:type="character" w:styleId="CommentReference">
    <w:name w:val="annotation reference"/>
    <w:basedOn w:val="DefaultParagraphFont"/>
    <w:uiPriority w:val="99"/>
    <w:semiHidden/>
    <w:unhideWhenUsed/>
    <w:rsid w:val="005B5075"/>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5B5075"/>
    <w:rPr>
      <w:rFonts w:ascii="Segoe U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5B5075"/>
    <w:pPr>
      <w:widowControl w:val="0"/>
      <w:autoSpaceDE w:val="0"/>
      <w:autoSpaceDN w:val="0"/>
      <w:adjustRightInd w:val="0"/>
      <w:spacing w:after="0" w:line="240" w:lineRule="auto"/>
    </w:pPr>
    <w:rPr>
      <w:rFonts w:eastAsiaTheme="minorHAnsi" w:cs="Segoe UI"/>
      <w:color w:val="000000"/>
      <w:kern w:val="2"/>
      <w:sz w:val="18"/>
      <w:szCs w:val="18"/>
      <w14:ligatures w14:val="standardContextual"/>
    </w:rPr>
  </w:style>
  <w:style w:type="character" w:customStyle="1" w:styleId="FootnoteTextChar1">
    <w:name w:val="Footnote Text Char1"/>
    <w:basedOn w:val="DefaultParagraphFont"/>
    <w:uiPriority w:val="99"/>
    <w:semiHidden/>
    <w:rsid w:val="005B5075"/>
    <w:rPr>
      <w:rFonts w:ascii="Segoe UI" w:eastAsiaTheme="minorEastAsia" w:hAnsi="Segoe UI"/>
      <w:kern w:val="0"/>
      <w:sz w:val="20"/>
      <w:szCs w:val="20"/>
      <w14:ligatures w14:val="none"/>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5B5075"/>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uiPriority w:val="99"/>
    <w:qFormat/>
    <w:rsid w:val="005B5075"/>
    <w:pPr>
      <w:spacing w:line="240" w:lineRule="exact"/>
    </w:pPr>
    <w:rPr>
      <w:rFonts w:asciiTheme="majorHAnsi" w:eastAsiaTheme="minorHAnsi" w:hAnsiTheme="majorHAnsi" w:cstheme="majorHAnsi"/>
      <w:kern w:val="2"/>
      <w:sz w:val="24"/>
      <w:szCs w:val="24"/>
      <w:vertAlign w:val="superscript"/>
      <w14:ligatures w14:val="standardContextual"/>
    </w:rPr>
  </w:style>
  <w:style w:type="paragraph" w:styleId="Footer">
    <w:name w:val="footer"/>
    <w:basedOn w:val="Normal"/>
    <w:link w:val="FooterChar"/>
    <w:uiPriority w:val="99"/>
    <w:unhideWhenUsed/>
    <w:rsid w:val="005B5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075"/>
    <w:rPr>
      <w:rFonts w:ascii="Segoe UI" w:eastAsiaTheme="minorEastAsia" w:hAnsi="Segoe UI"/>
      <w:kern w:val="0"/>
      <w:sz w:val="22"/>
      <w:szCs w:val="22"/>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Segoe UI" w:eastAsiaTheme="minorEastAsia" w:hAnsi="Segoe U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1937</Words>
  <Characters>11041</Characters>
  <Application>Microsoft Office Word</Application>
  <DocSecurity>0</DocSecurity>
  <Lines>92</Lines>
  <Paragraphs>25</Paragraphs>
  <ScaleCrop>false</ScaleCrop>
  <Company>WBG</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
  <cp:lastModifiedBy>Stephen Stretton</cp:lastModifiedBy>
  <cp:revision>2</cp:revision>
  <dcterms:created xsi:type="dcterms:W3CDTF">2026-10-01T20:17:00Z</dcterms:created>
  <dcterms:modified xsi:type="dcterms:W3CDTF">2026-10-01T20:17:00Z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2b4a819a,1b5b9e96,60eb0c59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2026-10-01T20:14:33Z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cf46ac25-31a2-4e91-9802-f99030510b90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