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del w:id="70001" w:author="Stephen Stretton" w:date="2026-10-05T12:00:00Z">
              <w:r>
                <w:rPr>
                  <w:rFonts w:eastAsia="Aptos" w:cs="Segoe UI"/>
                  <w:b/>
                  <w:bCs/>
                  <w:color w:val="0078F0"/>
                  <w:sz w:val="18"/>
                  <w:szCs w:val="18"/>
                </w:rPr>
                <w:delText xml:space="preserve">Policy bundle</w:delText>
              </w:r>
            </w:del>
            <w:ins w:id="70002" w:author="Stephen Stretton" w:date="2026-10-05T12:00:00Z">
              <w:r>
                <w:rPr>
                  <w:rFonts w:eastAsia="Aptos" w:cs="Segoe UI"/>
                  <w:b/>
                  <w:bCs/>
                  <w:color w:val="0078F0"/>
                  <w:sz w:val="18"/>
                  <w:szCs w:val="18"/>
                </w:rPr>
                <w:t xml:space="preserve">Policy 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w:t>
            </w:r>
            <w:del w:id="50027" w:author="Stephen Stretton" w:date="2026-10-04T09:00:00Z">
              <w:r>
                <w:rPr>
                  <w:rFonts w:eastAsia="Aptos" w:cs="Segoe UI"/>
                  <w:b/>
                  <w:bCs/>
                  <w:color w:val="0078F0"/>
                  <w:sz w:val="18"/>
                  <w:szCs w:val="18"/>
                </w:rPr>
                <w:delText xml:space="preserve">% of CBAM sector emissions</w:delText>
              </w:r>
            </w:del>
            <w:ins w:id="50028" w:author="Stephen Stretton" w:date="2026-10-04T09:00:00Z">
              <w:r>
                <w:rPr>
                  <w:rFonts w:eastAsia="Aptos" w:cs="Segoe UI"/>
                  <w:b/>
                  <w:bCs/>
                  <w:color w:val="0078F0"/>
                  <w:sz w:val="18"/>
                  <w:szCs w:val="18"/>
                </w:rPr>
                <w:t xml:space="preserve">% of CBAM-sector emissions</w:t>
              </w:r>
            </w:ins>
            <w:r>
              <w:rPr>
                <w:rFonts w:eastAsia="Aptos" w:cs="Segoe UI"/>
                <w:b/>
                <w:bCs/>
                <w:color w:val="0078F0"/>
                <w:sz w:val="18"/>
                <w:szCs w:val="18"/>
              </w:rPr>
              <w:t xml:space="preserve">)</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50026" w:author="Stephen Stretton" w:date="2026-10-04T09:00:00Z">
              <w:r>
                <w:rPr>
                  <w:rFonts w:eastAsia="Aptos" w:cs="Segoe UI"/>
                  <w:b/>
                  <w:bCs/>
                  <w:color w:val="0078F0"/>
                  <w:sz w:val="18"/>
                  <w:szCs w:val="18"/>
                </w:rPr>
                <w:delText xml:space="preserve">Emis</w:delText>
              </w:r>
            </w:del>
            <w:del w:id="50025" w:author="Stephen Stretton" w:date="2026-10-04T09:00:00Z">
              <w:r>
                <w:rPr>
                  <w:rFonts w:eastAsia="Aptos" w:cs="Segoe UI"/>
                  <w:b/>
                  <w:bCs/>
                  <w:color w:val="0078F0"/>
                  <w:sz w:val="18"/>
                  <w:szCs w:val="18"/>
                </w:rPr>
                <w:delText xml:space="preserve">sion</w:delText>
              </w:r>
            </w:del>
            <w:del w:id="50023" w:author="Stephen Stretton" w:date="2026-10-04T09:00:00Z">
              <w:r>
                <w:rPr>
                  <w:rFonts w:eastAsia="Aptos" w:cs="Segoe UI"/>
                  <w:b/>
                  <w:bCs/>
                  <w:color w:val="0078F0"/>
                  <w:sz w:val="18"/>
                  <w:szCs w:val="18"/>
                </w:rPr>
                <w:delText xml:space="preserve"> intensity reduction, CBAM sectors</w:delText>
              </w:r>
            </w:del>
            <w:ins w:id="50024" w:author="Stephen Stretton" w:date="2026-10-04T09:00:00Z">
              <w:r>
                <w:rPr>
                  <w:rFonts w:eastAsia="Aptos" w:cs="Segoe UI"/>
                  <w:b/>
                  <w:bCs/>
                  <w:color w:val="0078F0"/>
                  <w:sz w:val="18"/>
                  <w:szCs w:val="18"/>
                </w:rPr>
                <w:t xml:space="preserve">CBAM-sector emission intensity reduction</w:t>
              </w:r>
            </w:ins>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60031" w:author="Stephen Stretton" w:date="2026-10-04T12:00:00Z">
              <w:r>
                <w:rPr>
                  <w:rFonts w:eastAsia="Aptos" w:cs="Segoe UI"/>
                  <w:b/>
                  <w:bCs/>
                  <w:color w:val="0078F0"/>
                  <w:sz w:val="18"/>
                  <w:szCs w:val="18"/>
                </w:rPr>
                <w:t xml:space="preserve"> (% of baseline: embedded emissions per tonne exported)</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Pr>
                <w:rFonts w:eastAsia="Aptos" w:cs="Segoe UI"/>
                <w:color w:val="000000" w:themeColor="text1"/>
                <w:sz w:val="18"/>
                <w:szCs w:val="18"/>
              </w:rPr>
              <w:t xml:space="preserve"> upstream carbon price on </w:t>
            </w:r>
            <w:del w:id="60001" w:author="Stephen Stretton" w:date="2026-10-04T12:00:00Z">
              <w:r>
                <w:rPr>
                  <w:rFonts w:eastAsia="Aptos" w:cs="Segoe UI"/>
                  <w:color w:val="000000" w:themeColor="text1"/>
                  <w:sz w:val="18"/>
                  <w:szCs w:val="18"/>
                </w:rPr>
                <w:delText xml:space="preserve">all  fossil</w:delText>
              </w:r>
            </w:del>
            <w:ins w:id="60002" w:author="Stephen Stretton" w:date="2026-10-04T12:00:00Z">
              <w:r>
                <w:rPr>
                  <w:rFonts w:eastAsia="Aptos" w:cs="Segoe UI"/>
                  <w:color w:val="000000" w:themeColor="text1"/>
                  <w:sz w:val="18"/>
                  <w:szCs w:val="18"/>
                </w:rPr>
                <w:t xml:space="preserve">all fossil</w:t>
              </w:r>
            </w:ins>
            <w:r>
              <w:rPr>
                <w:rFonts w:eastAsia="Aptos" w:cs="Segoe UI"/>
                <w:color w:val="000000" w:themeColor="text1"/>
                <w:sz w:val="18"/>
                <w:szCs w:val="18"/>
              </w:rPr>
              <w:t xml:space="preserve">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Stephen Stretton" w:date="2026-10-02T19:15:11Z">
              <w:r w:rsidRPr="00B35FCF">
                <w:rPr>
                  <w:rFonts w:eastAsia="Aptos" w:cs="Segoe UI"/>
                  <w:color w:val="000000" w:themeColor="text1"/>
                  <w:sz w:val="18"/>
                  <w:szCs w:val="18"/>
                </w:rPr>
                <w:delText xml:space="preserve">72%</w:delText>
              </w:r>
            </w:del>
            <w:ins w:id="9070" w:author="Stephen Stretton" w:date="2026-10-02T19:15:11Z">
              <w:r>
                <w:rPr>
                  <w:rFonts w:eastAsia="Aptos" w:cs="Segoe UI"/>
                  <w:color w:val="000000" w:themeColor="text1"/>
                  <w:sz w:val="18"/>
                  <w:szCs w:val="18"/>
                </w:rPr>
                <w:t xml:space="preserve">63%</w:t>
              </w:r>
            </w:ins>
            <w:r>
              <w:rPr>
                <w:rFonts w:eastAsia="Aptos" w:cs="Segoe UI"/>
                <w:color w:val="000000" w:themeColor="text1"/>
                <w:sz w:val="18"/>
                <w:szCs w:val="18"/>
              </w:rPr>
              <w:t xml:space="preserve"> </w:t>
            </w:r>
            <w:del w:id="50033" w:author="Stephen Stretton" w:date="2026-10-04T09:00:00Z">
              <w:r>
                <w:rPr>
                  <w:rFonts w:eastAsia="Aptos" w:cs="Segoe UI"/>
                  <w:color w:val="000000" w:themeColor="text1"/>
                  <w:sz w:val="18"/>
                  <w:szCs w:val="18"/>
                </w:rPr>
                <w:delText xml:space="preserve">national GHGs covered</w:delText>
              </w:r>
            </w:del>
            <w:ins w:id="50034"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Stephen Stretton" w:date="2026-10-02T19:15:11Z">
              <w:r w:rsidRPr="00A75475">
                <w:rPr>
                  <w:rFonts w:eastAsia="Aptos" w:cs="Segoe UI"/>
                  <w:color w:val="000000" w:themeColor="text1"/>
                  <w:sz w:val="18"/>
                  <w:szCs w:val="18"/>
                </w:rPr>
                <w:delText>5.8</w:delText>
              </w:r>
            </w:del>
            <w:ins w:id="9072" w:author="Stephen Stretton"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Stephen Stretton" w:date="2026-10-02T19:15:11Z">
              <w:r w:rsidRPr="00B35FCF">
                <w:rPr>
                  <w:rFonts w:eastAsia="Aptos" w:cs="Segoe UI"/>
                  <w:color w:val="000000" w:themeColor="text1"/>
                  <w:sz w:val="18"/>
                  <w:szCs w:val="18"/>
                </w:rPr>
                <w:delText>-41.6</w:delText>
              </w:r>
            </w:del>
            <w:ins w:id="9074" w:author="Stephen Stretton" w:date="2026-10-02T19:15:11Z">
              <w:r>
                <w:rPr>
                  <w:rFonts w:eastAsia="Aptos" w:cs="Segoe UI"/>
                  <w:color w:val="000000" w:themeColor="text1"/>
                  <w:sz w:val="18"/>
                  <w:szCs w:val="18"/>
                </w:rPr>
                <w:t xml:space="preserve">-34.7</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Stephen Stretton" w:date="2026-10-02T19:15:11Z">
              <w:r w:rsidRPr="00B35FCF">
                <w:rPr>
                  <w:rFonts w:eastAsia="Aptos" w:cs="Segoe UI"/>
                  <w:color w:val="000000" w:themeColor="text1"/>
                  <w:sz w:val="18"/>
                  <w:szCs w:val="18"/>
                </w:rPr>
                <w:delText>-7.6%</w:delText>
              </w:r>
            </w:del>
            <w:ins w:id="907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Stephen Stretton" w:date="2026-10-02T19:15:11Z">
              <w:r w:rsidRPr="00B35FCF">
                <w:rPr>
                  <w:rFonts w:eastAsia="Aptos" w:cs="Segoe UI"/>
                  <w:color w:val="000000" w:themeColor="text1"/>
                  <w:sz w:val="18"/>
                  <w:szCs w:val="18"/>
                </w:rPr>
                <w:delText>-26.1%</w:delText>
              </w:r>
            </w:del>
            <w:ins w:id="9078"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Stephen Stretton" w:date="2026-10-02T19:15:11Z">
              <w:r w:rsidRPr="00B35FCF">
                <w:rPr>
                  <w:rFonts w:eastAsia="Aptos" w:cs="Segoe UI"/>
                  <w:color w:val="000000" w:themeColor="text1"/>
                  <w:sz w:val="18"/>
                  <w:szCs w:val="18"/>
                </w:rPr>
                <w:delText>1,656</w:delText>
              </w:r>
            </w:del>
            <w:ins w:id="9080" w:author="Stephen Stretton" w:date="2026-10-02T19:15:11Z">
              <w:r>
                <w:rPr>
                  <w:rFonts w:eastAsia="Aptos" w:cs="Segoe UI"/>
                  <w:color w:val="000000" w:themeColor="text1"/>
                  <w:sz w:val="18"/>
                  <w:szCs w:val="18"/>
                </w:rPr>
                <w:t xml:space="preserve">1,440</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Stephen Stretton" w:date="2026-10-02T19:15:11Z">
              <w:r w:rsidRPr="00B35FCF">
                <w:rPr>
                  <w:rFonts w:eastAsia="Aptos" w:cs="Segoe UI"/>
                  <w:color w:val="000000" w:themeColor="text1"/>
                  <w:sz w:val="18"/>
                  <w:szCs w:val="18"/>
                </w:rPr>
                <w:delText xml:space="preserve">65%</w:delText>
              </w:r>
            </w:del>
            <w:ins w:id="9082" w:author="Stephen Stretton" w:date="2026-10-02T19:15:11Z">
              <w:r>
                <w:rPr>
                  <w:rFonts w:eastAsia="Aptos" w:cs="Segoe UI"/>
                  <w:color w:val="000000" w:themeColor="text1"/>
                  <w:sz w:val="18"/>
                  <w:szCs w:val="18"/>
                </w:rPr>
                <w:t xml:space="preserve">57%</w:t>
              </w:r>
            </w:ins>
            <w:r>
              <w:rPr>
                <w:rFonts w:eastAsia="Aptos" w:cs="Segoe UI"/>
                <w:color w:val="000000" w:themeColor="text1"/>
                <w:sz w:val="18"/>
                <w:szCs w:val="18"/>
              </w:rPr>
              <w:t xml:space="preserve"> </w:t>
            </w:r>
            <w:del w:id="50035" w:author="Stephen Stretton" w:date="2026-10-04T09:00:00Z">
              <w:r>
                <w:rPr>
                  <w:rFonts w:eastAsia="Aptos" w:cs="Segoe UI"/>
                  <w:color w:val="000000" w:themeColor="text1"/>
                  <w:sz w:val="18"/>
                  <w:szCs w:val="18"/>
                </w:rPr>
                <w:delText xml:space="preserve">national GHGs covered</w:delText>
              </w:r>
            </w:del>
            <w:ins w:id="50036"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Stephen Stretton" w:date="2026-10-02T19:15:11Z">
              <w:r w:rsidRPr="00A75475">
                <w:rPr>
                  <w:rFonts w:eastAsia="Aptos" w:cs="Segoe UI"/>
                  <w:color w:val="000000" w:themeColor="text1"/>
                  <w:sz w:val="18"/>
                  <w:szCs w:val="18"/>
                </w:rPr>
                <w:delText>5.2</w:delText>
              </w:r>
            </w:del>
            <w:ins w:id="9084" w:author="Stephen Stretton"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2T19:15:11Z">
              <w:r w:rsidRPr="00B35FCF">
                <w:rPr>
                  <w:rFonts w:eastAsia="Aptos" w:cs="Segoe UI"/>
                  <w:color w:val="000000" w:themeColor="text1"/>
                  <w:sz w:val="18"/>
                  <w:szCs w:val="18"/>
                </w:rPr>
                <w:delText>-38.9</w:delText>
              </w:r>
            </w:del>
            <w:ins w:id="9086" w:author="Stephen Stretton" w:date="2026-10-02T19:15:11Z">
              <w:r>
                <w:rPr>
                  <w:rFonts w:eastAsia="Aptos" w:cs="Segoe UI"/>
                  <w:color w:val="000000" w:themeColor="text1"/>
                  <w:sz w:val="18"/>
                  <w:szCs w:val="18"/>
                </w:rPr>
                <w:t xml:space="preserve">-31.9</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2T19:15:11Z">
              <w:r w:rsidRPr="00B35FCF">
                <w:rPr>
                  <w:rFonts w:eastAsia="Aptos" w:cs="Segoe UI"/>
                  <w:color w:val="000000" w:themeColor="text1"/>
                  <w:sz w:val="18"/>
                  <w:szCs w:val="18"/>
                </w:rPr>
                <w:delText>-5.5%</w:delText>
              </w:r>
            </w:del>
            <w:ins w:id="9088" w:author="Stephen Stretton"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2T19:15:11Z">
              <w:r w:rsidRPr="00B35FCF">
                <w:rPr>
                  <w:rFonts w:eastAsia="Aptos" w:cs="Segoe UI"/>
                  <w:color w:val="000000" w:themeColor="text1"/>
                  <w:sz w:val="18"/>
                  <w:szCs w:val="18"/>
                </w:rPr>
                <w:delText>-13.9%</w:delText>
              </w:r>
            </w:del>
            <w:ins w:id="9090" w:author="Stephen Stretton" w:date="2026-10-02T19:15:11Z">
              <w:r>
                <w:rPr>
                  <w:rFonts w:eastAsia="Aptos" w:cs="Segoe UI"/>
                  <w:color w:val="000000" w:themeColor="text1"/>
                  <w:sz w:val="18"/>
                  <w:szCs w:val="18"/>
                </w:rPr>
                <w:t xml:space="preserve">-2.6%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Stephen Stretton" w:date="2026-10-03T18:00:00Z">
              <w:r>
                <w:rPr>
                  <w:rFonts w:eastAsia="Aptos" w:cs="Segoe UI"/>
                  <w:color w:val="000000" w:themeColor="text1"/>
                  <w:sz w:val="18"/>
                  <w:szCs w:val="18"/>
                </w:rPr>
                <w:delText xml:space="preserve">1,564</w:delText>
              </w:r>
            </w:del>
            <w:ins w:id="40002" w:author="Stephen Stretton" w:date="2026-10-03T18:00:00Z">
              <w:r>
                <w:rPr>
                  <w:rFonts w:eastAsia="Aptos" w:cs="Segoe UI"/>
                  <w:color w:val="000000" w:themeColor="text1"/>
                  <w:sz w:val="18"/>
                  <w:szCs w:val="18"/>
                </w:rPr>
                <w:t xml:space="preserve">1,431</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Stephen Stretton" w:date="2026-10-02T19:15:11Z">
              <w:r w:rsidRPr="00A75475">
                <w:rPr>
                  <w:rFonts w:eastAsia="Aptos" w:cs="Segoe UI"/>
                  <w:color w:val="000000" w:themeColor="text1"/>
                  <w:sz w:val="18"/>
                  <w:szCs w:val="18"/>
                </w:rPr>
                <w:delText>5.2</w:delText>
              </w:r>
            </w:del>
            <w:ins w:id="9092" w:author="Stephen Stretton"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Stephen Stretton" w:date="2026-10-02T19:15:11Z">
              <w:r w:rsidRPr="00B35FCF">
                <w:rPr>
                  <w:rFonts w:eastAsia="Aptos" w:cs="Segoe UI"/>
                  <w:color w:val="000000" w:themeColor="text1"/>
                  <w:sz w:val="18"/>
                  <w:szCs w:val="18"/>
                </w:rPr>
                <w:delText>-41.0</w:delText>
              </w:r>
            </w:del>
            <w:ins w:id="9094" w:author="Stephen Stretton" w:date="2026-10-02T19:15:11Z">
              <w:r>
                <w:rPr>
                  <w:rFonts w:eastAsia="Aptos" w:cs="Segoe UI"/>
                  <w:color w:val="000000" w:themeColor="text1"/>
                  <w:sz w:val="18"/>
                  <w:szCs w:val="18"/>
                </w:rPr>
                <w:t xml:space="preserve">-33.7</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Stephen Stretton" w:date="2026-10-02T19:15:11Z">
              <w:r w:rsidRPr="00B35FCF">
                <w:rPr>
                  <w:rFonts w:eastAsia="Aptos" w:cs="Segoe UI"/>
                  <w:color w:val="000000" w:themeColor="text1"/>
                  <w:sz w:val="18"/>
                  <w:szCs w:val="18"/>
                </w:rPr>
                <w:delText>-5.5%</w:delText>
              </w:r>
            </w:del>
            <w:ins w:id="9096" w:author="Stephen Stretton"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Stephen Stretton" w:date="2026-10-02T19:15:11Z">
              <w:r w:rsidRPr="00B35FCF">
                <w:rPr>
                  <w:rFonts w:eastAsia="Aptos" w:cs="Segoe UI"/>
                  <w:color w:val="000000" w:themeColor="text1"/>
                  <w:sz w:val="18"/>
                  <w:szCs w:val="18"/>
                </w:rPr>
                <w:delText>-13.9%</w:delText>
              </w:r>
            </w:del>
            <w:ins w:id="9098" w:author="Stephen Stretton" w:date="2026-10-02T19:15:11Z">
              <w:r>
                <w:rPr>
                  <w:rFonts w:eastAsia="Aptos" w:cs="Segoe UI"/>
                  <w:color w:val="000000" w:themeColor="text1"/>
                  <w:sz w:val="18"/>
                  <w:szCs w:val="18"/>
                </w:rPr>
                <w:t xml:space="preserve">-2.7%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Stephen Stretton" w:date="2026-10-03T18:00:00Z">
              <w:r>
                <w:rPr>
                  <w:rFonts w:eastAsia="Aptos" w:cs="Segoe UI"/>
                  <w:color w:val="000000" w:themeColor="text1"/>
                  <w:sz w:val="18"/>
                  <w:szCs w:val="18"/>
                </w:rPr>
                <w:delText xml:space="preserve">1,631</w:delText>
              </w:r>
            </w:del>
            <w:ins w:id="40004" w:author="Stephen Stretton" w:date="2026-10-03T18:00:00Z">
              <w:r>
                <w:rPr>
                  <w:rFonts w:eastAsia="Aptos" w:cs="Segoe UI"/>
                  <w:color w:val="000000" w:themeColor="text1"/>
                  <w:sz w:val="18"/>
                  <w:szCs w:val="18"/>
                </w:rPr>
                <w:t xml:space="preserve">1,492</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Stephen Stretton" w:date="2026-10-02T19:15:11Z">
              <w:r w:rsidRPr="00B35FCF">
                <w:rPr>
                  <w:rFonts w:eastAsia="Aptos" w:cs="Segoe UI"/>
                  <w:color w:val="000000" w:themeColor="text1"/>
                  <w:sz w:val="18"/>
                  <w:szCs w:val="18"/>
                </w:rPr>
                <w:delText xml:space="preserve">20%</w:delText>
              </w:r>
            </w:del>
            <w:ins w:id="9100" w:author="Stephen Stretton" w:date="2026-10-02T19:15:11Z">
              <w:r>
                <w:rPr>
                  <w:rFonts w:eastAsia="Aptos" w:cs="Segoe UI"/>
                  <w:color w:val="000000" w:themeColor="text1"/>
                  <w:sz w:val="18"/>
                  <w:szCs w:val="18"/>
                </w:rPr>
                <w:t xml:space="preserve">14%</w:t>
              </w:r>
            </w:ins>
            <w:r>
              <w:rPr>
                <w:rFonts w:eastAsia="Aptos" w:cs="Segoe UI"/>
                <w:color w:val="000000" w:themeColor="text1"/>
                <w:sz w:val="18"/>
                <w:szCs w:val="18"/>
              </w:rPr>
              <w:t xml:space="preserve"> </w:t>
            </w:r>
            <w:del w:id="50037" w:author="Stephen Stretton" w:date="2026-10-04T09:00:00Z">
              <w:r>
                <w:rPr>
                  <w:rFonts w:eastAsia="Aptos" w:cs="Segoe UI"/>
                  <w:color w:val="000000" w:themeColor="text1"/>
                  <w:sz w:val="18"/>
                  <w:szCs w:val="18"/>
                </w:rPr>
                <w:delText xml:space="preserve">national GHGs covered</w:delText>
              </w:r>
            </w:del>
            <w:ins w:id="50038"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Stephen Stretton" w:date="2026-10-02T19:15:11Z">
              <w:r w:rsidRPr="00A75475">
                <w:rPr>
                  <w:rFonts w:eastAsia="Aptos" w:cs="Segoe UI"/>
                  <w:color w:val="000000" w:themeColor="text1"/>
                  <w:sz w:val="18"/>
                  <w:szCs w:val="18"/>
                </w:rPr>
                <w:delText>1.1</w:delText>
              </w:r>
            </w:del>
            <w:ins w:id="9102" w:author="Stephen Stretton" w:date="2026-10-02T19:15:11Z">
              <w:r>
                <w:rPr>
                  <w:rFonts w:eastAsia="Aptos" w:cs="Segoe UI"/>
                  <w:color w:val="000000" w:themeColor="text1"/>
                  <w:sz w:val="18"/>
                  <w:szCs w:val="18"/>
                </w:rPr>
                <w:t xml:space="preserve">1.6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Stephen Stretton" w:date="2026-10-02T19:15:11Z">
              <w:r w:rsidRPr="00B35FCF">
                <w:rPr>
                  <w:rFonts w:eastAsia="Aptos" w:cs="Segoe UI"/>
                  <w:color w:val="000000" w:themeColor="text1"/>
                  <w:sz w:val="18"/>
                  <w:szCs w:val="18"/>
                </w:rPr>
                <w:delText>-21.5</w:delText>
              </w:r>
            </w:del>
            <w:ins w:id="9104" w:author="Stephen Stretton" w:date="2026-10-02T19:15:11Z">
              <w:r>
                <w:rPr>
                  <w:rFonts w:eastAsia="Aptos" w:cs="Segoe UI"/>
                  <w:color w:val="000000" w:themeColor="text1"/>
                  <w:sz w:val="18"/>
                  <w:szCs w:val="18"/>
                </w:rPr>
                <w:t xml:space="preserve">-20.0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Stephen Stretton" w:date="2026-10-02T19:15:11Z">
              <w:r w:rsidRPr="00B35FCF">
                <w:rPr>
                  <w:rFonts w:eastAsia="Aptos" w:cs="Segoe UI"/>
                  <w:color w:val="000000" w:themeColor="text1"/>
                  <w:sz w:val="18"/>
                  <w:szCs w:val="18"/>
                </w:rPr>
                <w:delText>-7.6%</w:delText>
              </w:r>
            </w:del>
            <w:ins w:id="910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Stephen Stretton" w:date="2026-10-02T19:15:11Z">
              <w:r w:rsidRPr="00B35FCF">
                <w:rPr>
                  <w:rFonts w:eastAsia="Aptos" w:cs="Segoe UI"/>
                  <w:color w:val="000000" w:themeColor="text1"/>
                  <w:sz w:val="18"/>
                  <w:szCs w:val="18"/>
                </w:rPr>
                <w:delText>-26.1%</w:delText>
              </w:r>
            </w:del>
            <w:ins w:id="9108"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Stephen Stretton" w:date="2026-10-03T12:00:00Z">
              <w:r>
                <w:rPr>
                  <w:rFonts w:eastAsia="Aptos" w:cs="Segoe UI"/>
                  <w:color w:val="000000" w:themeColor="text1"/>
                  <w:sz w:val="18"/>
                  <w:szCs w:val="18"/>
                </w:rPr>
                <w:delText xml:space="preserve">546</w:delText>
              </w:r>
            </w:del>
            <w:ins w:id="30002" w:author="Stephen Stretton" w:date="2026-10-03T12:00:00Z">
              <w:r>
                <w:rPr>
                  <w:rFonts w:eastAsia="Aptos" w:cs="Segoe UI"/>
                  <w:color w:val="000000" w:themeColor="text1"/>
                  <w:sz w:val="18"/>
                  <w:szCs w:val="18"/>
                </w:rPr>
                <w:t xml:space="preserve">509</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Pr>
                <w:rFonts w:eastAsia="Aptos" w:cs="Segoe UI"/>
                <w:color w:val="000000" w:themeColor="text1"/>
                <w:sz w:val="18"/>
                <w:szCs w:val="18"/>
              </w:rPr>
              <w:t xml:space="preserve">for </w:t>
            </w:r>
            <w:del w:id="90001" w:author="Stephen Stretton" w:date="2026-10-08T12:00:00Z">
              <w:r>
                <w:rPr>
                  <w:rFonts w:eastAsia="Aptos" w:cs="Segoe UI"/>
                  <w:color w:val="000000" w:themeColor="text1"/>
                  <w:sz w:val="18"/>
                  <w:szCs w:val="18"/>
                </w:rPr>
                <w:delText xml:space="preserve">CBAM producers</w:delText>
              </w:r>
            </w:del>
            <w:ins w:id="90002" w:author="Stephen Stretton" w:date="2026-10-08T12:00:00Z">
              <w:r>
                <w:rPr>
                  <w:rFonts w:eastAsia="Aptos" w:cs="Segoe UI"/>
                  <w:color w:val="000000" w:themeColor="text1"/>
                  <w:sz w:val="18"/>
                  <w:szCs w:val="18"/>
                </w:rPr>
                <w:t xml:space="preserve">all covered industry</w:t>
              </w:r>
            </w:ins>
            <w:r>
              <w:rPr>
                <w:rFonts w:eastAsia="Aptos" w:cs="Segoe UI"/>
                <w:color w:val="000000" w:themeColor="text1"/>
                <w:sz w:val="18"/>
                <w:szCs w:val="18"/>
              </w:rPr>
              <w:t xml:space="preserve">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Stephen Stretton" w:date="2026-10-02T19:15:11Z">
              <w:r w:rsidRPr="00A75475">
                <w:rPr>
                  <w:rFonts w:eastAsia="Aptos" w:cs="Segoe UI"/>
                  <w:color w:val="000000" w:themeColor="text1"/>
                  <w:sz w:val="18"/>
                  <w:szCs w:val="18"/>
                </w:rPr>
                <w:delText>0.0</w:delText>
              </w:r>
            </w:del>
            <w:ins w:id="9110" w:author="Stephen Stretton" w:date="2026-10-02T19:15:11Z">
              <w:r>
                <w:rPr>
                  <w:rFonts w:eastAsia="Aptos" w:cs="Segoe UI"/>
                  <w:color w:val="000000" w:themeColor="text1"/>
                  <w:sz w:val="18"/>
                  <w:szCs w:val="18"/>
                </w:rPr>
                <w:t xml:space="preserve">0.3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Stephen Stretton" w:date="2026-10-02T19:15:11Z">
              <w:r w:rsidRPr="00B35FCF">
                <w:rPr>
                  <w:rFonts w:eastAsia="Aptos" w:cs="Segoe UI"/>
                  <w:color w:val="000000" w:themeColor="text1"/>
                  <w:sz w:val="18"/>
                  <w:szCs w:val="18"/>
                </w:rPr>
                <w:delText>-18.1</w:delText>
              </w:r>
            </w:del>
            <w:ins w:id="9112" w:author="Stephen Stretton" w:date="2026-10-02T19:15:11Z">
              <w:r>
                <w:rPr>
                  <w:rFonts w:eastAsia="Aptos" w:cs="Segoe UI"/>
                  <w:color w:val="000000" w:themeColor="text1"/>
                  <w:sz w:val="18"/>
                  <w:szCs w:val="18"/>
                </w:rPr>
                <w:t xml:space="preserve">-12.0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Stephen Stretton" w:date="2026-10-02T19:15:11Z">
              <w:r w:rsidRPr="00B35FCF">
                <w:rPr>
                  <w:rFonts w:eastAsia="Aptos" w:cs="Segoe UI"/>
                  <w:color w:val="000000" w:themeColor="text1"/>
                  <w:sz w:val="18"/>
                  <w:szCs w:val="18"/>
                </w:rPr>
                <w:delText>-7.6%</w:delText>
              </w:r>
            </w:del>
            <w:ins w:id="9114"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Stephen Stretton" w:date="2026-10-02T19:15:11Z">
              <w:r w:rsidRPr="00B35FCF">
                <w:rPr>
                  <w:rFonts w:eastAsia="Aptos" w:cs="Segoe UI"/>
                  <w:color w:val="000000" w:themeColor="text1"/>
                  <w:sz w:val="18"/>
                  <w:szCs w:val="18"/>
                </w:rPr>
                <w:delText>-7.6%</w:delText>
              </w:r>
            </w:del>
            <w:ins w:id="9116"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Stephen Stretton" w:date="2026-10-02T19:15:11Z">
              <w:r w:rsidRPr="00B35FCF">
                <w:rPr>
                  <w:rFonts w:eastAsia="Aptos" w:cs="Segoe UI"/>
                  <w:color w:val="000000" w:themeColor="text1"/>
                  <w:sz w:val="18"/>
                  <w:szCs w:val="18"/>
                </w:rPr>
                <w:delText>345</w:delText>
              </w:r>
            </w:del>
            <w:ins w:id="9118" w:author="Stephen Stretton" w:date="2026-10-02T19:15:11Z">
              <w:r>
                <w:rPr>
                  <w:rFonts w:eastAsia="Aptos" w:cs="Segoe UI"/>
                  <w:color w:val="000000" w:themeColor="text1"/>
                  <w:sz w:val="18"/>
                  <w:szCs w:val="18"/>
                </w:rPr>
                <w:t xml:space="preserve">330</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del w:id="50012" w:author="Stephen Stretton" w:date="2026-10-04T09:00:00Z">
              <w:r>
                <w:rPr>
                  <w:rFonts w:eastAsia="Aptos" w:cs="Segoe UI"/>
                  <w:b/>
                  <w:bCs/>
                  <w:color w:val="000000" w:themeColor="text1"/>
                  <w:sz w:val="18"/>
                  <w:szCs w:val="18"/>
                </w:rPr>
                <w:delText xml:space="preserve">rebate for industrial abatement</w:delText>
              </w:r>
            </w:del>
            <w:ins w:id="50013" w:author="Stephen Stretton" w:date="2026-10-04T09:00:00Z">
              <w:r>
                <w:rPr>
                  <w:rFonts w:eastAsia="Aptos" w:cs="Segoe UI"/>
                  <w:b/>
                  <w:bCs/>
                  <w:color w:val="000000" w:themeColor="text1"/>
                  <w:sz w:val="18"/>
                  <w:szCs w:val="18"/>
                </w:rPr>
                <w:t xml:space="preserve">industrial abatement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Stephen Stretton" w:date="2026-10-03T18:00:00Z">
              <w:r>
                <w:rPr>
                  <w:rFonts w:eastAsia="Aptos" w:cs="Segoe UI"/>
                  <w:color w:val="000000" w:themeColor="text1"/>
                  <w:sz w:val="18"/>
                  <w:szCs w:val="18"/>
                </w:rPr>
                <w:delText xml:space="preserve">0.0</w:delText>
              </w:r>
            </w:del>
            <w:ins w:id="40006" w:author="Stephen Stretton" w:date="2026-10-03T18: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Stephen Stretton" w:date="2026-10-02T19:15:11Z">
              <w:r w:rsidRPr="00B35FCF">
                <w:rPr>
                  <w:rFonts w:eastAsia="Aptos" w:cs="Segoe UI"/>
                  <w:color w:val="000000" w:themeColor="text1"/>
                  <w:sz w:val="18"/>
                  <w:szCs w:val="18"/>
                </w:rPr>
                <w:delText>-24.5</w:delText>
              </w:r>
            </w:del>
            <w:ins w:id="9120" w:author="Stephen Stretton" w:date="2026-10-02T19:15:11Z">
              <w:r>
                <w:rPr>
                  <w:rFonts w:eastAsia="Aptos" w:cs="Segoe UI"/>
                  <w:color w:val="000000" w:themeColor="text1"/>
                  <w:sz w:val="18"/>
                  <w:szCs w:val="18"/>
                </w:rPr>
                <w:t xml:space="preserve">-30.8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Stephen Stretton" w:date="2026-10-02T19:15:11Z">
              <w:r w:rsidRPr="00B35FCF">
                <w:rPr>
                  <w:rFonts w:eastAsia="Aptos" w:cs="Segoe UI"/>
                  <w:color w:val="000000" w:themeColor="text1"/>
                  <w:sz w:val="18"/>
                  <w:szCs w:val="18"/>
                </w:rPr>
                <w:delText>-13.1%</w:delText>
              </w:r>
            </w:del>
            <w:ins w:id="9122" w:author="Stephen Stretton"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Stephen Stretton" w:date="2026-10-02T19:15:11Z">
              <w:r w:rsidRPr="00B35FCF">
                <w:rPr>
                  <w:rFonts w:eastAsia="Aptos" w:cs="Segoe UI"/>
                  <w:color w:val="000000" w:themeColor="text1"/>
                  <w:sz w:val="18"/>
                  <w:szCs w:val="18"/>
                </w:rPr>
                <w:delText>-30.4%</w:delText>
              </w:r>
            </w:del>
            <w:ins w:id="9124" w:author="Stephen Stretton" w:date="2026-10-02T19:15:11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Stephen Stretton" w:date="2026-10-02T19:15:11Z">
              <w:r w:rsidRPr="00B35FCF">
                <w:rPr>
                  <w:rFonts w:eastAsia="Aptos" w:cs="Segoe UI"/>
                  <w:color w:val="000000" w:themeColor="text1"/>
                  <w:sz w:val="18"/>
                  <w:szCs w:val="18"/>
                </w:rPr>
                <w:delText>621</w:delText>
              </w:r>
            </w:del>
            <w:ins w:id="9126" w:author="Stephen Stretton" w:date="2026-10-02T19:15:11Z">
              <w:r>
                <w:rPr>
                  <w:rFonts w:eastAsia="Aptos" w:cs="Segoe UI"/>
                  <w:color w:val="000000" w:themeColor="text1"/>
                  <w:sz w:val="18"/>
                  <w:szCs w:val="18"/>
                </w:rPr>
                <w:t xml:space="preserve">606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w:t>
      </w:r>
      <w:del w:id="70003" w:author="Stephen Stretton" w:date="2026-10-05T12:00:00Z">
        <w:r>
          <w:rPr>
            <w:rFonts w:eastAsia="Segoe UI" w:cs="Segoe UI"/>
            <w:b/>
            <w:bCs/>
          </w:rPr>
          <w:delText xml:space="preserve">most comprehensive option</w:delText>
        </w:r>
      </w:del>
      <w:ins w:id="70004" w:author="Stephen Stretton" w:date="2026-10-05T12:00:00Z">
        <w:r>
          <w:rPr>
            <w:rFonts w:eastAsia="Segoe UI" w:cs="Segoe UI"/>
            <w:b/>
            <w:bCs/>
          </w:rPr>
          <w:t xml:space="preserve">most comprehensive scenario</w:t>
        </w:r>
      </w:ins>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Stephen Stretton" w:date="2026-10-02T19:15:11Z">
        <w:r w:rsidRPr="285A2F06">
          <w:rPr>
            <w:rFonts w:eastAsia="Segoe UI" w:cs="Segoe UI"/>
          </w:rPr>
          <w:delText xml:space="preserve">72</w:delText>
        </w:r>
        <w:r>
          <w:rPr>
            <w:rFonts w:eastAsia="Segoe UI" w:cs="Segoe UI"/>
          </w:rPr>
          <w:delText>%</w:delText>
        </w:r>
      </w:del>
      <w:ins w:id="9002" w:author="Stephen Stretton" w:date="2026-10-02T19:15:11Z">
        <w:r>
          <w:rPr>
            <w:rFonts w:eastAsia="Segoe UI" w:cs="Segoe UI"/>
          </w:rPr>
          <w:t xml:space="preserve">63%</w:t>
        </w:r>
      </w:ins>
      <w:r>
        <w:rPr>
          <w:rFonts w:eastAsia="Segoe UI" w:cs="Segoe UI"/>
        </w:rPr>
        <w:t xml:space="preserve"> </w:t>
      </w:r>
      <w:del w:id="50042" w:author="Stephen Stretton" w:date="2026-10-04T09:00:00Z">
        <w:r>
          <w:rPr>
            <w:rFonts w:eastAsia="Segoe UI" w:cs="Segoe UI"/>
          </w:rPr>
          <w:delText xml:space="preserve">of national </w:delText>
        </w:r>
      </w:del>
      <w:del w:id="50041" w:author="Stephen Stretton" w:date="2026-10-04T09:00:00Z">
        <w:r>
          <w:rPr>
            <w:rFonts w:eastAsia="Segoe UI" w:cs="Segoe UI"/>
          </w:rPr>
          <w:delText xml:space="preserve">GHG</w:delText>
        </w:r>
      </w:del>
      <w:del w:id="50039" w:author="Stephen Stretton" w:date="2026-10-04T09:00:00Z">
        <w:r>
          <w:rPr>
            <w:rFonts w:eastAsia="Segoe UI" w:cs="Segoe UI"/>
          </w:rPr>
          <w:delText xml:space="preserve">.</w:delText>
        </w:r>
      </w:del>
      <w:ins w:id="50040" w:author="Stephen Stretton" w:date="2026-10-04T09:00:00Z">
        <w:r>
          <w:rPr>
            <w:rFonts w:eastAsia="Segoe UI" w:cs="Segoe UI"/>
          </w:rPr>
          <w:t xml:space="preserve">of national GHG emissions.</w:t>
        </w:r>
      </w:ins>
      <w:r>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del w:id="70005" w:author="Stephen Stretton" w:date="2026-10-05T12:00:00Z">
        <w:r>
          <w:rPr>
            <w:rFonts w:eastAsia="Segoe UI" w:cs="Segoe UI"/>
            <w:b/>
            <w:bCs/>
          </w:rPr>
          <w:delText xml:space="preserve">The second family</w:delText>
        </w:r>
      </w:del>
      <w:ins w:id="70006" w:author="Stephen Stretton" w:date="2026-10-05T12:00:00Z">
        <w:r>
          <w:rPr>
            <w:rFonts w:eastAsia="Segoe UI" w:cs="Segoe UI"/>
            <w:b/>
            <w:bCs/>
          </w:rPr>
          <w:t xml:space="preserve">The second set of scenarios</w:t>
        </w:r>
      </w:ins>
      <w:r>
        <w:rPr>
          <w:rFonts w:eastAsia="Segoe UI" w:cs="Segoe UI"/>
          <w:b/>
          <w:bCs/>
        </w:rPr>
        <w:t xml:space="preserve"> (2A and 2B)</w:t>
      </w:r>
      <w:r>
        <w:rPr>
          <w:rFonts w:eastAsia="Segoe UI" w:cs="Segoe UI"/>
          <w:b/>
          <w:bCs/>
        </w:rPr>
        <w:t xml:space="preserve"> </w:t>
      </w:r>
      <w:del w:id="60016" w:author="Stephen Stretton" w:date="2026-10-04T12:00:00Z">
        <w:r>
          <w:rPr>
            <w:rFonts w:eastAsia="Segoe UI" w:cs="Segoe UI"/>
            <w:b/>
            <w:bCs/>
          </w:rPr>
          <w:delText xml:space="preserve">model upstream</w:delText>
        </w:r>
      </w:del>
      <w:ins w:id="60017" w:author="Stephen Stretton" w:date="2026-10-04T12:00:00Z">
        <w:r>
          <w:rPr>
            <w:rFonts w:eastAsia="Segoe UI" w:cs="Segoe UI"/>
            <w:b/>
            <w:bCs/>
          </w:rPr>
          <w:t xml:space="preserve">models upstream</w:t>
        </w:r>
      </w:ins>
      <w:r>
        <w:rPr>
          <w:rFonts w:eastAsia="Segoe UI" w:cs="Segoe UI"/>
          <w:b/>
          <w:bCs/>
        </w:rPr>
        <w:t xml:space="preserve">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Stephen Stretton" w:date="2026-10-02T19:15:11Z">
        <w:r w:rsidRPr="285A2F06">
          <w:rPr>
            <w:rFonts w:eastAsia="Segoe UI" w:cs="Segoe UI"/>
          </w:rPr>
          <w:delText xml:space="preserve">65</w:delText>
        </w:r>
        <w:r>
          <w:rPr>
            <w:rFonts w:eastAsia="Segoe UI" w:cs="Segoe UI"/>
          </w:rPr>
          <w:delText>%</w:delText>
        </w:r>
      </w:del>
      <w:ins w:id="9004" w:author="Stephen Stretton" w:date="2026-10-02T19:15:11Z">
        <w:r>
          <w:rPr>
            <w:rFonts w:eastAsia="Segoe UI" w:cs="Segoe UI"/>
          </w:rPr>
          <w:t xml:space="preserve">57%</w:t>
        </w:r>
      </w:ins>
      <w:r>
        <w:rPr>
          <w:rFonts w:eastAsia="Segoe UI" w:cs="Segoe UI"/>
        </w:rPr>
        <w:t xml:space="preserve"> </w:t>
      </w:r>
      <w:del w:id="50050" w:author="Stephen Stretton" w:date="2026-10-04T09:00:00Z">
        <w:r>
          <w:rPr>
            <w:rFonts w:eastAsia="Segoe UI" w:cs="Segoe UI"/>
          </w:rPr>
          <w:delText xml:space="preserve">of national </w:delText>
        </w:r>
      </w:del>
      <w:del w:id="50049" w:author="Stephen Stretton" w:date="2026-10-04T09:00:00Z">
        <w:r>
          <w:rPr>
            <w:rFonts w:eastAsia="Segoe UI" w:cs="Segoe UI"/>
          </w:rPr>
          <w:delText xml:space="preserve">GHG</w:delText>
        </w:r>
      </w:del>
      <w:del w:id="50047" w:author="Stephen Stretton" w:date="2026-10-04T09:00:00Z">
        <w:r>
          <w:rPr>
            <w:rFonts w:eastAsia="Segoe UI" w:cs="Segoe UI"/>
          </w:rPr>
          <w:delText xml:space="preserve">.</w:delText>
        </w:r>
      </w:del>
      <w:ins w:id="50048" w:author="Stephen Stretton" w:date="2026-10-04T09:00:00Z">
        <w:r>
          <w:rPr>
            <w:rFonts w:eastAsia="Segoe UI" w:cs="Segoe UI"/>
          </w:rPr>
          <w:t xml:space="preserve">of national GHG emissions.</w:t>
        </w:r>
      </w:ins>
      <w:r>
        <w:rPr>
          <w:rFonts w:eastAsia="Segoe UI" w:cs="Segoe UI"/>
        </w:rPr>
        <w:t xml:space="preserve">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del w:id="70007" w:author="Stephen Stretton" w:date="2026-10-05T12:00:00Z">
        <w:r>
          <w:rPr>
            <w:rFonts w:eastAsia="Segoe UI" w:cs="Segoe UI"/>
            <w:b/>
            <w:bCs/>
          </w:rPr>
          <w:delText xml:space="preserve">The third family</w:delText>
        </w:r>
      </w:del>
      <w:ins w:id="70008" w:author="Stephen Stretton" w:date="2026-10-05T12:00:00Z">
        <w:r>
          <w:rPr>
            <w:rFonts w:eastAsia="Segoe UI" w:cs="Segoe UI"/>
            <w:b/>
            <w:bCs/>
          </w:rPr>
          <w:t xml:space="preserve">The third set of scenarios</w:t>
        </w:r>
      </w:ins>
      <w:r>
        <w:rPr>
          <w:rFonts w:eastAsia="Segoe UI" w:cs="Segoe UI"/>
          <w:b/>
          <w:bCs/>
        </w:rPr>
        <w:t xml:space="preserve"> (3A, 3B, and 3C) examines </w:t>
      </w:r>
      <w:r>
        <w:rPr>
          <w:rFonts w:eastAsia="Segoe UI" w:cs="Segoe UI"/>
          <w:b/>
          <w:bCs/>
        </w:rPr>
        <w:t xml:space="preserve">downstream </w:t>
      </w:r>
      <w:r w:rsidRPr="285A2F06">
        <w:rPr>
          <w:rFonts w:eastAsia="Segoe UI" w:cs="Segoe UI"/>
          <w:b/>
          <w:bCs/>
        </w:rPr>
        <w:t>pricing on heavy industry</w:t>
      </w:r>
      <w:r>
        <w:rPr>
          <w:rFonts w:eastAsia="Segoe UI" w:cs="Segoe UI"/>
        </w:rPr>
        <w:t xml:space="preserve">. It represents the </w:t>
      </w:r>
      <w:del w:id="70009" w:author="Stephen Stretton" w:date="2026-10-05T12:00:00Z">
        <w:r>
          <w:rPr>
            <w:rFonts w:eastAsia="Segoe UI" w:cs="Segoe UI"/>
          </w:rPr>
          <w:delText xml:space="preserve">narrowest option</w:delText>
        </w:r>
      </w:del>
      <w:ins w:id="70010" w:author="Stephen Stretton" w:date="2026-10-05T12:00:00Z">
        <w:r>
          <w:rPr>
            <w:rFonts w:eastAsia="Segoe UI" w:cs="Segoe UI"/>
          </w:rPr>
          <w:t xml:space="preserve">narrowest scenario</w:t>
        </w:r>
      </w:ins>
      <w:r>
        <w:rPr>
          <w:rFonts w:eastAsia="Segoe UI" w:cs="Segoe UI"/>
        </w:rPr>
        <w:t xml:space="preserve"> at roughly </w:t>
      </w:r>
      <w:del w:id="9005" w:author="Stephen Stretton" w:date="2026-10-02T19:15:11Z">
        <w:r w:rsidRPr="00B35FCF">
          <w:rPr>
            <w:rFonts w:eastAsia="Segoe UI" w:cs="Segoe UI"/>
          </w:rPr>
          <w:delText xml:space="preserve">20%</w:delText>
        </w:r>
      </w:del>
      <w:ins w:id="9006" w:author="Stephen Stretton" w:date="2026-10-02T19:15:11Z">
        <w:r>
          <w:rPr>
            <w:rFonts w:eastAsia="Segoe UI" w:cs="Segoe UI"/>
          </w:rPr>
          <w:t xml:space="preserve">14%</w:t>
        </w:r>
      </w:ins>
      <w:r>
        <w:rPr>
          <w:rFonts w:eastAsia="Segoe UI" w:cs="Segoe UI"/>
        </w:rPr>
        <w:t xml:space="preserve"> </w:t>
      </w:r>
      <w:del w:id="50046" w:author="Stephen Stretton" w:date="2026-10-04T09:00:00Z">
        <w:r>
          <w:rPr>
            <w:rFonts w:eastAsia="Segoe UI" w:cs="Segoe UI"/>
          </w:rPr>
          <w:delText xml:space="preserve">of national </w:delText>
        </w:r>
      </w:del>
      <w:del w:id="50045" w:author="Stephen Stretton" w:date="2026-10-04T09:00:00Z">
        <w:r>
          <w:rPr>
            <w:rFonts w:eastAsia="Segoe UI" w:cs="Segoe UI"/>
          </w:rPr>
          <w:delText xml:space="preserve">GHG</w:delText>
        </w:r>
      </w:del>
      <w:del w:id="50043" w:author="Stephen Stretton" w:date="2026-10-04T09:00:00Z">
        <w:r>
          <w:rPr>
            <w:rFonts w:eastAsia="Segoe UI" w:cs="Segoe UI"/>
          </w:rPr>
          <w:delText xml:space="preserve">.</w:delText>
        </w:r>
      </w:del>
      <w:ins w:id="50044" w:author="Stephen Stretton" w:date="2026-10-04T09:00:00Z">
        <w:r>
          <w:rPr>
            <w:rFonts w:eastAsia="Segoe UI" w:cs="Segoe UI"/>
          </w:rPr>
          <w:t xml:space="preserve">of national GHG emissions.</w:t>
        </w:r>
      </w:ins>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Pr>
          <w:rFonts w:eastAsia="Segoe UI" w:cs="Segoe UI"/>
        </w:rPr>
        <w:t xml:space="preserve">50 by 2034.</w:t>
      </w:r>
      <w:ins w:id="50011" w:author="Stephen Stretton" w:date="2026-10-04T09:00:00Z">
        <w:r>
          <w:rPr>
            <w:rFonts w:eastAsia="Segoe UI" w:cs="Segoe UI"/>
          </w:rPr>
          <w:t xml:space="preserve"> As modeled, only about half of industrial energy-related CO₂ is priced, which is why coverage is 14% rather than about 21%.</w:t>
        </w:r>
      </w:ins>
      <w:r>
        <w:rPr>
          <w:rFonts w:eastAsia="Segoe UI" w:cs="Segoe UI"/>
        </w:rPr>
        <w:t xml:space="preserve">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Pr>
          <w:rFonts w:eastAsia="Segoe UI" w:cs="Segoe UI"/>
        </w:rPr>
        <w:t xml:space="preserve"> free allocation for </w:t>
      </w:r>
      <w:del w:id="90003" w:author="Stephen Stretton" w:date="2026-10-08T12:00:00Z">
        <w:r>
          <w:rPr>
            <w:rFonts w:eastAsia="Segoe UI" w:cs="Segoe UI"/>
          </w:rPr>
          <w:delText xml:space="preserve">CBAM producers</w:delText>
        </w:r>
      </w:del>
      <w:ins w:id="90004" w:author="Stephen Stretton" w:date="2026-10-08T12:00:00Z">
        <w:r>
          <w:rPr>
            <w:rFonts w:eastAsia="Segoe UI" w:cs="Segoe UI"/>
          </w:rPr>
          <w:t xml:space="preserve">all covered industry</w:t>
        </w:r>
      </w:ins>
      <w:r>
        <w:rPr>
          <w:rFonts w:eastAsia="Segoe UI" w:cs="Segoe UI"/>
        </w:rPr>
        <w:t xml:space="preserve">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del w:id="60020" w:author="Stephen Stretton" w:date="2026-10-04T12:00:00Z">
        <w:r>
          <w:rPr>
            <w:rFonts w:eastAsia="Segoe UI" w:cs="Segoe UI"/>
          </w:rPr>
          <w:delText xml:space="preserve">rebate, </w:delText>
        </w:r>
      </w:del>
      <w:del w:id="60018" w:author="Stephen Stretton" w:date="2026-10-04T12:00:00Z">
        <w:r>
          <w:rPr>
            <w:rFonts w:eastAsia="Segoe UI" w:cs="Segoe UI"/>
          </w:rPr>
          <w:delText xml:space="preserve">to support</w:delText>
        </w:r>
      </w:del>
      <w:ins w:id="60019" w:author="Stephen Stretton" w:date="2026-10-04T12:00:00Z">
        <w:r>
          <w:rPr>
            <w:rFonts w:eastAsia="Segoe UI" w:cs="Segoe UI"/>
          </w:rPr>
          <w:t xml:space="preserve">rebate to support</w:t>
        </w:r>
      </w:ins>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w:t>
      </w:r>
      <w:del w:id="60013" w:author="Stephen Stretton" w:date="2026-10-04T12:00:00Z">
        <w:r>
          <w:rPr>
            <w:rFonts w:eastAsia="Segoe UI" w:cs="Segoe UI"/>
          </w:rPr>
          <w:delText xml:space="preserve">macroeconomically</w:delText>
        </w:r>
      </w:del>
      <w:del w:id="60012" w:author="Stephen Stretton" w:date="2026-10-04T12:00:00Z">
        <w:r>
          <w:rPr>
            <w:rFonts w:eastAsia="Segoe UI" w:cs="Segoe UI"/>
          </w:rPr>
          <w:delText xml:space="preserve"> </w:delText>
        </w:r>
      </w:del>
      <w:del w:id="60010" w:author="Stephen Stretton" w:date="2026-10-04T12:00:00Z">
        <w:r>
          <w:rPr>
            <w:rFonts w:eastAsia="Segoe UI" w:cs="Segoe UI"/>
          </w:rPr>
          <w:delText xml:space="preserve">—for</w:delText>
        </w:r>
      </w:del>
      <w:ins w:id="60011" w:author="Stephen Stretton" w:date="2026-10-04T12:00:00Z">
        <w:r>
          <w:rPr>
            <w:rFonts w:eastAsia="Segoe UI" w:cs="Segoe UI"/>
          </w:rPr>
          <w:t xml:space="preserve">macroeconomically—for</w:t>
        </w:r>
      </w:ins>
      <w:r>
        <w:rPr>
          <w:rFonts w:eastAsia="Segoe UI" w:cs="Segoe UI"/>
        </w:rPr>
        <w:t xml:space="preserve">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Stephen Stretton"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Stephen Stretton"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Stephen Stretton" w:date="2026-10-02T19:15:11Z">
        <w:r>
          <w:rPr>
            <w:rFonts w:eastAsia="Segoe UI" w:cs="Segoe UI"/>
          </w:rPr>
          <w:delText>USD</w:delText>
        </w:r>
        <w:r w:rsidRPr="285A2F06">
          <w:rPr>
            <w:rFonts w:eastAsia="Segoe UI" w:cs="Segoe UI"/>
          </w:rPr>
          <w:delText xml:space="preserve">5.2</w:delText>
        </w:r>
      </w:del>
      <w:ins w:id="9010" w:author="Stephen Stretton"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Stephen Stretton" w:date="2026-10-02T19:15:11Z">
        <w:r>
          <w:rPr>
            <w:rFonts w:eastAsia="Segoe UI" w:cs="Segoe UI"/>
          </w:rPr>
          <w:delText>USD</w:delText>
        </w:r>
        <w:r w:rsidRPr="285A2F06">
          <w:rPr>
            <w:rFonts w:eastAsia="Segoe UI" w:cs="Segoe UI"/>
          </w:rPr>
          <w:delText xml:space="preserve">1.1</w:delText>
        </w:r>
      </w:del>
      <w:ins w:id="9012" w:author="Stephen Stretton" w:date="2026-10-02T19:15:11Z">
        <w:r>
          <w:rPr>
            <w:rFonts w:eastAsia="Segoe UI" w:cs="Segoe UI"/>
          </w:rPr>
          <w:t xml:space="preserve">USD1.6</w:t>
        </w:r>
      </w:ins>
      <w:r>
        <w:rPr>
          <w:rFonts w:eastAsia="Segoe UI" w:cs="Segoe UI"/>
        </w:rPr>
        <w:t xml:space="preserve"> billion, reflecting its narrower base. The two remaining </w:t>
      </w:r>
      <w:del w:id="70011" w:author="Stephen Stretton" w:date="2026-10-05T12:00:00Z">
        <w:r>
          <w:rPr>
            <w:rFonts w:eastAsia="Segoe UI" w:cs="Segoe UI"/>
          </w:rPr>
          <w:delText xml:space="preserve">downstream designs</w:delText>
        </w:r>
      </w:del>
      <w:ins w:id="70012" w:author="Stephen Stretton" w:date="2026-10-05T12:00:00Z">
        <w:r>
          <w:rPr>
            <w:rFonts w:eastAsia="Segoe UI" w:cs="Segoe UI"/>
          </w:rPr>
          <w:t xml:space="preserve">downstream scenarios</w:t>
        </w:r>
      </w:ins>
      <w:r>
        <w:rPr>
          <w:rFonts w:eastAsia="Segoe UI" w:cs="Segoe UI"/>
        </w:rPr>
        <w:t xml:space="preserve"> raise </w:t>
      </w:r>
      <w:del w:id="9013" w:author="Stephen Stretton" w:date="2026-10-02T19:15:11Z">
        <w:r w:rsidRPr="285A2F06">
          <w:rPr>
            <w:rFonts w:eastAsia="Segoe UI" w:cs="Segoe UI"/>
          </w:rPr>
          <w:delText xml:space="preserve">no</w:delText>
        </w:r>
      </w:del>
      <w:ins w:id="9014" w:author="Stephen Stretton" w:date="2026-10-02T19:15:11Z">
        <w:r>
          <w:rPr>
            <w:rFonts w:eastAsia="Segoe UI" w:cs="Segoe UI"/>
          </w:rPr>
          <w:t xml:space="preserve">much less</w:t>
        </w:r>
      </w:ins>
      <w:r>
        <w:rPr>
          <w:rFonts w:eastAsia="Segoe UI" w:cs="Segoe UI"/>
        </w:rPr>
        <w:t xml:space="preserve"> carbon revenue: free allocation for </w:t>
      </w:r>
      <w:del w:id="90005" w:author="Stephen Stretton" w:date="2026-10-08T12:00:00Z">
        <w:r>
          <w:rPr>
            <w:rFonts w:eastAsia="Segoe UI" w:cs="Segoe UI"/>
          </w:rPr>
          <w:delText xml:space="preserve">CBAM producers</w:delText>
        </w:r>
      </w:del>
      <w:ins w:id="90006" w:author="Stephen Stretton" w:date="2026-10-08T12:00:00Z">
        <w:r>
          <w:rPr>
            <w:rFonts w:eastAsia="Segoe UI" w:cs="Segoe UI"/>
          </w:rPr>
          <w:t xml:space="preserve">all covered industry</w:t>
        </w:r>
      </w:ins>
      <w:r>
        <w:rPr>
          <w:rFonts w:eastAsia="Segoe UI" w:cs="Segoe UI"/>
        </w:rPr>
        <w:t xml:space="preserve"> (3B) </w:t>
      </w:r>
      <w:del w:id="9015" w:author="Stephen Stretton" w:date="2026-10-02T19:15:11Z">
        <w:r w:rsidRPr="285A2F06">
          <w:rPr>
            <w:rFonts w:eastAsia="Segoe UI" w:cs="Segoe UI"/>
          </w:rPr>
          <w:delText xml:space="preserve">and</w:delText>
        </w:r>
      </w:del>
      <w:ins w:id="9016" w:author="Stephen Stretton" w:date="2026-10-02T19:15:11Z">
        <w:r>
          <w:rPr>
            <w:rFonts w:eastAsia="Segoe UI" w:cs="Segoe UI"/>
          </w:rPr>
          <w:t xml:space="preserve">raises USD0.3 billion and</w:t>
        </w:r>
      </w:ins>
      <w:r>
        <w:rPr>
          <w:rFonts w:eastAsia="Segoe UI" w:cs="Segoe UI"/>
        </w:rPr>
        <w:t xml:space="preserve"> </w:t>
      </w:r>
      <w:del w:id="50014" w:author="Stephen Stretton" w:date="2026-10-04T09:00:00Z">
        <w:r>
          <w:rPr>
            <w:rFonts w:eastAsia="Segoe UI" w:cs="Segoe UI"/>
          </w:rPr>
          <w:delText xml:space="preserve">the rebate for industrial abatement (3C)</w:delText>
        </w:r>
      </w:del>
      <w:ins w:id="50015" w:author="Stephen Stretton" w:date="2026-10-04T09:00:00Z">
        <w:r>
          <w:rPr>
            <w:rFonts w:eastAsia="Segoe UI" w:cs="Segoe UI"/>
          </w:rPr>
          <w:t xml:space="preserve">the industrial abatement rebate (3C)</w:t>
        </w:r>
      </w:ins>
      <w:r>
        <w:rPr>
          <w:rFonts w:eastAsia="Segoe UI" w:cs="Segoe UI"/>
        </w:rPr>
        <w:t xml:space="preserve"> </w:t>
      </w:r>
      <w:del w:id="9017" w:author="Stephen Stretton" w:date="2026-10-02T19:15:11Z">
        <w:r w:rsidRPr="285A2F06">
          <w:rPr>
            <w:rFonts w:eastAsia="Segoe UI" w:cs="Segoe UI"/>
          </w:rPr>
          <w:delText xml:space="preserve">both</w:delText>
        </w:r>
      </w:del>
      <w:ins w:id="9018" w:author="Stephen Stretton"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Stephen Stretton"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Stephen Stretton" w:date="2026-10-02T19:15:11Z">
        <w:r>
          <w:rPr>
            <w:rFonts w:eastAsia="Segoe UI" w:cs="Segoe UI"/>
            <w:b/>
            <w:bCs/>
          </w:rPr>
          <w:t xml:space="preserve">12.0 to 34.7</w:t>
        </w:r>
      </w:ins>
      <w:commentRangeEnd w:id="1"/>
      <w:r w:rsidRPr="285A2F06">
        <w:rPr>
          <w:rStyle w:val="CommentReference"/>
          <w:rFonts w:eastAsia="Segoe UI" w:cs="Segoe UI"/>
          <w:b/>
          <w:bCs/>
          <w:sz w:val="22"/>
          <w:szCs w:val="22"/>
        </w:rPr>
        <w:commentReference w:id="1"/>
      </w:r>
      <w:r>
        <w:rPr>
          <w:rFonts w:eastAsia="Segoe UI" w:cs="Segoe UI"/>
          <w:b/>
          <w:bCs/>
        </w:rPr>
        <w:t xml:space="preserve"> MtCO₂ </w:t>
      </w:r>
      <w:del w:id="70013" w:author="Stephen Stretton" w:date="2026-10-05T12:00:00Z">
        <w:r>
          <w:rPr>
            <w:rFonts w:eastAsia="Segoe UI" w:cs="Segoe UI"/>
            <w:b/>
            <w:bCs/>
          </w:rPr>
          <w:delText xml:space="preserve">across the bundles</w:delText>
        </w:r>
      </w:del>
      <w:ins w:id="70014" w:author="Stephen Stretton" w:date="2026-10-05T12:00:00Z">
        <w:r>
          <w:rPr>
            <w:rFonts w:eastAsia="Segoe UI" w:cs="Segoe UI"/>
            <w:b/>
            <w:bCs/>
          </w:rPr>
          <w:t xml:space="preserve">across the scenarios</w:t>
        </w:r>
      </w:ins>
      <w:r>
        <w:rPr>
          <w:rFonts w:eastAsia="Segoe UI" w:cs="Segoe UI"/>
          <w:b/>
          <w:bCs/>
        </w:rPr>
        <w:t xml:space="preserve">,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Stephen Stretton"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Stephen Stretton" w:date="2026-10-02T19:15:11Z">
        <w:r>
          <w:rPr>
            <w:rFonts w:eastAsia="Segoe UI" w:cs="Segoe UI"/>
            <w:b/>
            <w:bCs/>
          </w:rPr>
          <w:t xml:space="preserve">5–14%</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Stephen Stretton" w:date="2026-10-02T19:15:11Z">
        <w:r w:rsidRPr="285A2F06">
          <w:rPr>
            <w:rFonts w:eastAsia="Segoe UI" w:cs="Segoe UI"/>
          </w:rPr>
          <w:delText>41.6 MtCO₂ (about 17</w:delText>
        </w:r>
        <w:r>
          <w:rPr>
            <w:rFonts w:eastAsia="Segoe UI" w:cs="Segoe UI"/>
          </w:rPr>
          <w:delText>%</w:delText>
        </w:r>
      </w:del>
      <w:ins w:id="9024" w:author="Stephen Stretton" w:date="2026-10-02T19:15:11Z">
        <w:r>
          <w:rPr>
            <w:rFonts w:eastAsia="Segoe UI" w:cs="Segoe UI"/>
          </w:rPr>
          <w:t xml:space="preserve">34.7 MtCO₂ (about 14%</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Stephen Stretton" w:date="2026-10-02T19:15:11Z">
        <w:r w:rsidRPr="285A2F06">
          <w:rPr>
            <w:rFonts w:eastAsia="Segoe UI" w:cs="Segoe UI"/>
          </w:rPr>
          <w:delText xml:space="preserve">16</w:delText>
        </w:r>
        <w:r>
          <w:rPr>
            <w:rFonts w:eastAsia="Segoe UI" w:cs="Segoe UI"/>
          </w:rPr>
          <w:delText xml:space="preserve">%</w:delText>
        </w:r>
      </w:del>
      <w:ins w:id="9026" w:author="Stephen Stretton"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Stephen Stretton" w:date="2026-10-02T19:15:11Z">
        <w:r w:rsidRPr="285A2F06">
          <w:rPr>
            <w:rFonts w:eastAsia="Segoe UI" w:cs="Segoe UI"/>
          </w:rPr>
          <w:delText xml:space="preserve">41</w:delText>
        </w:r>
      </w:del>
      <w:ins w:id="9028" w:author="Stephen Stretton" w:date="2026-10-02T19:15:11Z">
        <w:r>
          <w:rPr>
            <w:rFonts w:eastAsia="Segoe UI" w:cs="Segoe UI"/>
          </w:rPr>
          <w:t xml:space="preserve">33.7</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Stephen Stretton" w:date="2026-10-03T18:00:00Z">
        <w:r>
          <w:rPr>
            <w:rFonts w:eastAsia="Segoe UI" w:cs="Segoe UI"/>
          </w:rPr>
          <w:delText xml:space="preserve">nearly </w:delText>
        </w:r>
      </w:del>
      <w:del w:id="9029" w:author="Stephen Stretton" w:date="2026-10-02T19:15:11Z">
        <w:r w:rsidRPr="285A2F06">
          <w:rPr>
            <w:rFonts w:eastAsia="Segoe UI" w:cs="Segoe UI"/>
          </w:rPr>
          <w:delText xml:space="preserve">39</w:delText>
        </w:r>
      </w:del>
      <w:ins w:id="9030" w:author="Stephen Stretton" w:date="2026-10-02T19:15:11Z">
        <w:r>
          <w:rPr>
            <w:rFonts w:eastAsia="Segoe UI" w:cs="Segoe UI"/>
          </w:rPr>
          <w:t xml:space="preserve">31.9</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Pr>
          <w:rFonts w:eastAsia="Segoe UI" w:cs="Segoe UI"/>
        </w:rPr>
        <w:t xml:space="preserve">he </w:t>
      </w:r>
      <w:del w:id="70015" w:author="Stephen Stretton" w:date="2026-10-05T12:00:00Z">
        <w:r>
          <w:rPr>
            <w:rFonts w:eastAsia="Segoe UI" w:cs="Segoe UI"/>
          </w:rPr>
          <w:delText xml:space="preserve">downstream-only options</w:delText>
        </w:r>
      </w:del>
      <w:ins w:id="70016" w:author="Stephen Stretton" w:date="2026-10-05T12:00:00Z">
        <w:r>
          <w:rPr>
            <w:rFonts w:eastAsia="Segoe UI" w:cs="Segoe UI"/>
          </w:rPr>
          <w:t xml:space="preserve">downstream-only scenarios</w:t>
        </w:r>
      </w:ins>
      <w:del w:id="30007" w:author="Stephen Stretton" w:date="2026-10-03T12:00:00Z">
        <w:r>
          <w:rPr>
            <w:rFonts w:eastAsia="Segoe UI" w:cs="Segoe UI"/>
          </w:rPr>
          <w:delText xml:space="preserve"> reduce</w:delText>
        </w:r>
      </w:del>
      <w:ins w:id="30008" w:author="Stephen Stretton" w:date="2026-10-03T12:00:00Z">
        <w:r>
          <w:rPr>
            <w:rFonts w:eastAsia="Segoe UI" w:cs="Segoe UI"/>
          </w:rPr>
          <w:t xml:space="preserve"> generally reduce</w:t>
        </w:r>
      </w:ins>
      <w:r>
        <w:rPr>
          <w:rFonts w:eastAsia="Segoe UI" w:cs="Segoe UI"/>
        </w:rPr>
        <w:t xml:space="preserve"> emissions less because they cover</w:t>
      </w:r>
      <w:del w:id="30009" w:author="Stephen Stretton" w:date="2026-10-03T12:00:00Z">
        <w:r>
          <w:rPr>
            <w:rFonts w:eastAsia="Segoe UI" w:cs="Segoe UI"/>
          </w:rPr>
          <w:delText xml:space="preserve"> a narrower industrial base</w:delText>
        </w:r>
      </w:del>
      <w:ins w:id="30010" w:author="Stephen Stretton" w:date="2026-10-03T12:00:00Z">
        <w:r>
          <w:rPr>
            <w:rFonts w:eastAsia="Segoe UI" w:cs="Segoe UI"/>
          </w:rPr>
          <w:t xml:space="preserve"> a narrower industrial base; the exception is the industrial abatement rebate (3C), whose rebate-funded process abatement brings it close to the economy-wide levies</w:t>
        </w:r>
      </w:ins>
      <w:r>
        <w:rPr>
          <w:rFonts w:eastAsia="Segoe UI" w:cs="Segoe UI"/>
        </w:rPr>
        <w:t>. T</w:t>
      </w:r>
      <w:r>
        <w:rPr>
          <w:rFonts w:eastAsia="Segoe UI" w:cs="Segoe UI"/>
        </w:rPr>
        <w:t xml:space="preserve">he </w:t>
      </w:r>
      <w:del w:id="60029" w:author="Stephen Stretton" w:date="2026-10-04T12:00:00Z">
        <w:r>
          <w:rPr>
            <w:rFonts w:eastAsia="Segoe UI" w:cs="Segoe UI"/>
          </w:rPr>
          <w:delText xml:space="preserve">industrial carbon price</w:delText>
        </w:r>
      </w:del>
      <w:ins w:id="60030" w:author="Stephen Stretton" w:date="2026-10-04T12:00:00Z">
        <w:r>
          <w:rPr>
            <w:rFonts w:eastAsia="Segoe UI" w:cs="Segoe UI"/>
          </w:rPr>
          <w:t xml:space="preserve">downstream price</w:t>
        </w:r>
      </w:ins>
      <w:r>
        <w:rPr>
          <w:rFonts w:eastAsia="Segoe UI" w:cs="Segoe UI"/>
        </w:rPr>
        <w:t xml:space="preserve"> </w:t>
      </w:r>
      <w:del w:id="50018" w:author="Stephen Stretton" w:date="2026-10-04T09:00:00Z">
        <w:r>
          <w:rPr>
            <w:rFonts w:eastAsia="Segoe UI" w:cs="Segoe UI"/>
          </w:rPr>
          <w:delText xml:space="preserve">with abatement rebate (3C)</w:delText>
        </w:r>
      </w:del>
      <w:ins w:id="50019" w:author="Stephen Stretton" w:date="2026-10-04T09:00:00Z">
        <w:r>
          <w:rPr>
            <w:rFonts w:eastAsia="Segoe UI" w:cs="Segoe UI"/>
          </w:rPr>
          <w:t xml:space="preserve">with an industrial abatement rebate (3C)</w:t>
        </w:r>
      </w:ins>
      <w:r>
        <w:rPr>
          <w:rFonts w:eastAsia="Segoe UI" w:cs="Segoe UI"/>
        </w:rPr>
        <w:t xml:space="preserve"> </w:t>
      </w:r>
      <w:r>
        <w:rPr>
          <w:rFonts w:eastAsia="Segoe UI" w:cs="Segoe UI"/>
        </w:rPr>
        <w:t>cuts emissions by</w:t>
      </w:r>
      <w:r w:rsidRPr="285A2F06">
        <w:rPr>
          <w:rFonts w:eastAsia="Segoe UI" w:cs="Segoe UI"/>
        </w:rPr>
        <w:t xml:space="preserve"> </w:t>
      </w:r>
      <w:del w:id="9031" w:author="Stephen Stretton" w:date="2026-10-02T19:15:11Z">
        <w:r w:rsidRPr="285A2F06">
          <w:rPr>
            <w:rFonts w:eastAsia="Segoe UI" w:cs="Segoe UI"/>
          </w:rPr>
          <w:delText xml:space="preserve">24.5 MtCO₂ (about 10</w:delText>
        </w:r>
        <w:r>
          <w:rPr>
            <w:rFonts w:eastAsia="Segoe UI" w:cs="Segoe UI"/>
          </w:rPr>
          <w:delText>%</w:delText>
        </w:r>
      </w:del>
      <w:ins w:id="9032" w:author="Stephen Stretton" w:date="2026-10-02T19:15:11Z">
        <w:r>
          <w:rPr>
            <w:rFonts w:eastAsia="Segoe UI" w:cs="Segoe UI"/>
          </w:rPr>
          <w:t xml:space="preserve">30.8 MtCO₂ (about 12%</w:t>
        </w:r>
      </w:ins>
      <w:r w:rsidRPr="285A2F06">
        <w:rPr>
          <w:rFonts w:eastAsia="Segoe UI" w:cs="Segoe UI"/>
        </w:rPr>
        <w:t xml:space="preserve">), </w:t>
      </w:r>
      <w:r>
        <w:rPr>
          <w:rFonts w:eastAsia="Segoe UI" w:cs="Segoe UI"/>
        </w:rPr>
        <w:t xml:space="preserve">followed by </w:t>
      </w:r>
      <w:r>
        <w:rPr>
          <w:rFonts w:eastAsia="Segoe UI" w:cs="Segoe UI"/>
        </w:rPr>
        <w:t xml:space="preserve">the </w:t>
      </w:r>
      <w:del w:id="70017" w:author="Stephen Stretton" w:date="2026-10-05T12:00:00Z">
        <w:r>
          <w:rPr>
            <w:rFonts w:eastAsia="Segoe UI" w:cs="Segoe UI"/>
          </w:rPr>
          <w:delText xml:space="preserve">household-recycling design</w:delText>
        </w:r>
      </w:del>
      <w:ins w:id="70018"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at </w:t>
      </w:r>
      <w:del w:id="9033" w:author="Stephen Stretton" w:date="2026-10-02T19:15:11Z">
        <w:r w:rsidRPr="285A2F06">
          <w:rPr>
            <w:rFonts w:eastAsia="Segoe UI" w:cs="Segoe UI"/>
          </w:rPr>
          <w:delText>21.5 MtCO₂ (about 9</w:delText>
        </w:r>
        <w:r>
          <w:rPr>
            <w:rFonts w:eastAsia="Segoe UI" w:cs="Segoe UI"/>
          </w:rPr>
          <w:delText>%</w:delText>
        </w:r>
      </w:del>
      <w:ins w:id="9034" w:author="Stephen Stretton" w:date="2026-10-02T19:15:11Z">
        <w:r>
          <w:rPr>
            <w:rFonts w:eastAsia="Segoe UI" w:cs="Segoe UI"/>
          </w:rPr>
          <w:t xml:space="preserve">20.0 MtCO₂ (about 8%</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Pr>
          <w:rFonts w:eastAsia="Segoe UI" w:cs="Segoe UI"/>
        </w:rPr>
        <w:t xml:space="preserve">he </w:t>
      </w:r>
      <w:del w:id="70019" w:author="Stephen Stretton" w:date="2026-10-05T12:00:00Z">
        <w:r>
          <w:rPr>
            <w:rFonts w:eastAsia="Segoe UI" w:cs="Segoe UI"/>
          </w:rPr>
          <w:delText xml:space="preserve">free-allocation design</w:delText>
        </w:r>
      </w:del>
      <w:ins w:id="70020"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Stephen Stretton" w:date="2026-10-02T19:15:11Z">
        <w:r w:rsidRPr="285A2F06">
          <w:rPr>
            <w:rFonts w:eastAsia="Segoe UI" w:cs="Segoe UI"/>
          </w:rPr>
          <w:delText>13.6</w:delText>
        </w:r>
      </w:del>
      <w:ins w:id="9036" w:author="Stephen Stretton" w:date="2026-10-02T19:15:11Z">
        <w:r>
          <w:rPr>
            <w:rFonts w:eastAsia="Segoe UI" w:cs="Segoe UI"/>
          </w:rPr>
          <w:t xml:space="preserve">12.0</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Stephen Stretton" w:date="2026-10-03T12:00:00Z">
        <w:r>
          <w:rPr>
            <w:rFonts w:eastAsia="Segoe UI" w:cs="Segoe UI"/>
          </w:rPr>
          <w:delText xml:space="preserve">5</w:delText>
        </w:r>
      </w:del>
      <w:ins w:id="30006" w:author="Stephen Stretton" w:date="2026-10-03T12:00:00Z">
        <w:r>
          <w:rPr>
            <w:rFonts w:eastAsia="Segoe UI" w:cs="Segoe UI"/>
          </w:rPr>
          <w:t xml:space="preserve">5</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del w:id="70021" w:author="Stephen Stretton" w:date="2026-10-05T12:00:00Z">
        <w:r>
          <w:rPr>
            <w:rFonts w:eastAsia="Segoe UI" w:cs="Segoe UI"/>
            <w:b/>
            <w:bCs/>
          </w:rPr>
          <w:delText xml:space="preserve">The bundles differ</w:delText>
        </w:r>
      </w:del>
      <w:ins w:id="70022" w:author="Stephen Stretton" w:date="2026-10-05T12:00:00Z">
        <w:r>
          <w:rPr>
            <w:rFonts w:eastAsia="Segoe UI" w:cs="Segoe UI"/>
            <w:b/>
            <w:bCs/>
          </w:rPr>
          <w:t xml:space="preserve">The scenarios differ</w:t>
        </w:r>
      </w:ins>
      <w:r>
        <w:rPr>
          <w:rFonts w:eastAsia="Segoe UI" w:cs="Segoe UI"/>
          <w:b/>
          <w:bCs/>
        </w:rPr>
        <w:t xml:space="preserve">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Stephen Stretton" w:date="2026-10-02T19:15:11Z">
        <w:r>
          <w:rPr>
            <w:rFonts w:eastAsia="Segoe UI" w:cs="Segoe UI"/>
          </w:rPr>
          <w:delText xml:space="preserve">8</w:delText>
        </w:r>
      </w:del>
      <w:ins w:id="9038" w:author="Stephen Stretton" w:date="2026-10-02T19:15:11Z">
        <w:r>
          <w:rPr>
            <w:rFonts w:eastAsia="Segoe UI" w:cs="Segoe UI"/>
          </w:rPr>
          <w:t xml:space="preserve">3</w:t>
        </w:r>
      </w:ins>
      <w:r>
        <w:rPr>
          <w:rFonts w:eastAsia="Segoe UI" w:cs="Segoe UI"/>
        </w:rPr>
        <w:t xml:space="preserve"> to </w:t>
      </w:r>
      <w:del w:id="30015" w:author="Stephen Stretton" w:date="2026-10-03T12:00:00Z">
        <w:r>
          <w:rPr>
            <w:rFonts w:eastAsia="Segoe UI" w:cs="Segoe UI"/>
          </w:rPr>
          <w:delText xml:space="preserve">30</w:delText>
        </w:r>
      </w:del>
      <w:ins w:id="30016" w:author="Stephen Stretton" w:date="2026-10-03T12:00:00Z">
        <w:r>
          <w:rPr>
            <w:rFonts w:eastAsia="Segoe UI" w:cs="Segoe UI"/>
          </w:rPr>
          <w:t xml:space="preserve">21</w:t>
        </w:r>
      </w:ins>
      <w:r>
        <w:rPr>
          <w:rFonts w:eastAsia="Segoe UI" w:cs="Segoe UI"/>
        </w:rPr>
        <w:t>%,</w:t>
      </w:r>
      <w:del w:id="40012" w:author="Stephen Stretton" w:date="2026-10-03T18:00:00Z">
        <w:r>
          <w:rPr>
            <w:rFonts w:eastAsia="Segoe UI" w:cs="Segoe UI"/>
          </w:rPr>
          <w:delText xml:space="preserve"> depending on sector</w:delText>
        </w:r>
      </w:del>
      <w:ins w:id="40013" w:author="Stephen Stretton" w:date="2026-10-03T18:00:00Z">
        <w:r>
          <w:rPr>
            <w:rFonts w:eastAsia="Segoe UI" w:cs="Segoe UI"/>
          </w:rPr>
          <w:t xml:space="preserve"> depending on sector</w:t>
        </w:r>
      </w:ins>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del w:id="50022" w:author="Stephen Stretton" w:date="2026-10-04T09:00:00Z">
        <w:r>
          <w:rPr>
            <w:rFonts w:eastAsia="Segoe UI" w:cs="Segoe UI"/>
          </w:rPr>
          <w:delText xml:space="preserve">industrial carbon </w:delText>
        </w:r>
      </w:del>
      <w:del w:id="50020" w:author="Stephen Stretton" w:date="2026-10-04T09:00:00Z">
        <w:r>
          <w:rPr>
            <w:rFonts w:eastAsia="Segoe UI" w:cs="Segoe UI"/>
          </w:rPr>
          <w:delText xml:space="preserve">intensity reductions</w:delText>
        </w:r>
      </w:del>
      <w:ins w:id="50021" w:author="Stephen Stretton" w:date="2026-10-04T09:00:00Z">
        <w:r>
          <w:rPr>
            <w:rFonts w:eastAsia="Segoe UI" w:cs="Segoe UI"/>
          </w:rPr>
          <w:t xml:space="preserve">CBAM-sector emission intensity reductions</w:t>
        </w:r>
      </w:ins>
      <w:r>
        <w:rPr>
          <w:rFonts w:eastAsia="Segoe UI" w:cs="Segoe UI"/>
        </w:rPr>
        <w:t xml:space="preserve"> of </w:t>
      </w:r>
      <w:del w:id="30017" w:author="Stephen Stretton" w:date="2026-10-03T12:00:00Z">
        <w:r>
          <w:rPr>
            <w:rFonts w:eastAsia="Segoe UI" w:cs="Segoe UI"/>
          </w:rPr>
          <w:delText xml:space="preserve">nearly </w:delText>
        </w:r>
      </w:del>
      <w:ins w:id="30018" w:author="Stephen Stretton" w:date="2026-10-03T12:00:00Z">
        <w:r>
          <w:rPr>
            <w:rFonts w:eastAsia="Segoe UI" w:cs="Segoe UI"/>
          </w:rPr>
          <w:t xml:space="preserve">about </w:t>
        </w:r>
      </w:ins>
      <w:del w:id="9039" w:author="Stephen Stretton" w:date="2026-10-02T19:15:11Z">
        <w:r>
          <w:rPr>
            <w:rFonts w:eastAsia="Segoe UI" w:cs="Segoe UI"/>
          </w:rPr>
          <w:delText xml:space="preserve">8%</w:delText>
        </w:r>
      </w:del>
      <w:ins w:id="9040" w:author="Stephen Stretton"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Stephen Stretton" w:date="2026-10-02T19:15:11Z">
        <w:r w:rsidRPr="285A2F06">
          <w:rPr>
            <w:rFonts w:eastAsia="Segoe UI" w:cs="Segoe UI"/>
          </w:rPr>
          <w:delText xml:space="preserve">26</w:delText>
        </w:r>
        <w:r>
          <w:rPr>
            <w:rFonts w:eastAsia="Segoe UI" w:cs="Segoe UI"/>
          </w:rPr>
          <w:delText xml:space="preserve">%</w:delText>
        </w:r>
      </w:del>
      <w:ins w:id="9042" w:author="Stephen Stretton" w:date="2026-10-02T19:15:11Z">
        <w:r>
          <w:rPr>
            <w:rFonts w:eastAsia="Segoe UI" w:cs="Segoe UI"/>
          </w:rPr>
          <w:t xml:space="preserve">5%</w:t>
        </w:r>
      </w:ins>
      <w:r>
        <w:rPr>
          <w:rFonts w:eastAsia="Segoe UI" w:cs="Segoe UI"/>
        </w:rPr>
        <w:t xml:space="preserve">. T</w:t>
      </w:r>
      <w:r>
        <w:rPr>
          <w:rFonts w:eastAsia="Segoe UI" w:cs="Segoe UI"/>
        </w:rPr>
        <w:t xml:space="preserve">he downstream price paired with free allocation for </w:t>
      </w:r>
      <w:del w:id="90007" w:author="Stephen Stretton" w:date="2026-10-08T12:00:00Z">
        <w:r>
          <w:rPr>
            <w:rFonts w:eastAsia="Segoe UI" w:cs="Segoe UI"/>
          </w:rPr>
          <w:delText xml:space="preserve">CBAM producers</w:delText>
        </w:r>
      </w:del>
      <w:ins w:id="90008" w:author="Stephen Stretton" w:date="2026-10-08T12:00:00Z">
        <w:r>
          <w:rPr>
            <w:rFonts w:eastAsia="Segoe UI" w:cs="Segoe UI"/>
          </w:rPr>
          <w:t xml:space="preserve">all covered industry</w:t>
        </w:r>
      </w:ins>
      <w:r>
        <w:rPr>
          <w:rFonts w:eastAsia="Segoe UI" w:cs="Segoe UI"/>
        </w:rPr>
        <w:t xml:space="preserve"> (3B) achieves </w:t>
      </w:r>
      <w:r>
        <w:rPr>
          <w:rFonts w:eastAsia="Segoe UI" w:cs="Segoe UI"/>
        </w:rPr>
        <w:t xml:space="preserve">the same intensity reduction</w:t>
      </w:r>
      <w:del w:id="80004" w:author="Stephen Stretton" w:date="2026-10-06T12:00:00Z">
        <w:r>
          <w:rPr>
            <w:rFonts w:eastAsia="Segoe UI" w:cs="Segoe UI"/>
          </w:rPr>
          <w:delText xml:space="preserve">, and that is the </w:delText>
        </w:r>
      </w:del>
      <w:del w:id="80003" w:author="Stephen Stretton" w:date="2026-10-06T12:00:00Z">
        <w:r>
          <w:rPr>
            <w:rFonts w:eastAsia="Segoe UI" w:cs="Segoe UI"/>
          </w:rPr>
          <w:delText xml:space="preserve">only </w:delText>
        </w:r>
      </w:del>
      <w:del w:id="80001" w:author="Stephen Stretton" w:date="2026-10-06T12:00:00Z">
        <w:r>
          <w:rPr>
            <w:rFonts w:eastAsia="Segoe UI" w:cs="Segoe UI"/>
          </w:rPr>
          <w:delText xml:space="preserve">factor driving the</w:delText>
        </w:r>
      </w:del>
      <w:ins w:id="80002" w:author="Stephen Stretton" w:date="2026-10-06T12:00:00Z">
        <w:r>
          <w:rPr>
            <w:rFonts w:eastAsia="Segoe UI" w:cs="Segoe UI"/>
          </w:rPr>
          <w:t xml:space="preserve"> and the same</w:t>
        </w:r>
      </w:ins>
      <w:r>
        <w:rPr>
          <w:rFonts w:eastAsia="Segoe UI" w:cs="Segoe UI"/>
        </w:rPr>
        <w:t xml:space="preserve"> </w:t>
      </w:r>
      <w:del w:id="9043" w:author="Stephen Stretton" w:date="2026-10-02T19:15:11Z">
        <w:r>
          <w:rPr>
            <w:rFonts w:eastAsia="Segoe UI" w:cs="Segoe UI"/>
          </w:rPr>
          <w:delText xml:space="preserve">8%</w:delText>
        </w:r>
      </w:del>
      <w:ins w:id="9044" w:author="Stephen Stretton"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del w:id="80009" w:author="Stephen Stretton" w:date="2026-10-06T12:00:00Z">
        <w:r>
          <w:rPr>
            <w:rFonts w:eastAsia="Segoe UI" w:cs="Segoe UI"/>
          </w:rPr>
          <w:delText xml:space="preserve">, since free allocation on an output-</w:delText>
        </w:r>
      </w:del>
      <w:del w:id="80008" w:author="Stephen Stretton" w:date="2026-10-06T12:00:00Z">
        <w:r>
          <w:rPr>
            <w:rFonts w:eastAsia="Segoe UI" w:cs="Segoe UI"/>
          </w:rPr>
          <w:delText xml:space="preserve">based </w:delText>
        </w:r>
      </w:del>
      <w:del w:id="80007" w:author="Stephen Stretton" w:date="2026-10-06T12:00:00Z">
        <w:r>
          <w:rPr>
            <w:rFonts w:eastAsia="Segoe UI" w:cs="Segoe UI"/>
          </w:rPr>
          <w:delText xml:space="preserve">intensity benchmark </w:delText>
        </w:r>
      </w:del>
      <w:del w:id="80005" w:author="Stephen Stretton" w:date="2026-10-06T12:00:00Z">
        <w:r>
          <w:rPr>
            <w:rFonts w:eastAsia="Segoe UI" w:cs="Segoe UI"/>
          </w:rPr>
          <w:delText xml:space="preserve">fully offsets the carbon price effectively paid on embodied emissions</w:delText>
        </w:r>
      </w:del>
      <w:ins w:id="80006" w:author="Stephen Stretton" w:date="2026-10-06T12:00:00Z">
        <w:r>
          <w:rPr>
            <w:rFonts w:eastAsia="Segoe UI" w:cs="Segoe UI"/>
          </w:rPr>
          <w:t xml:space="preserve">, as the obligation depends only on the emissions embedded in exports</w:t>
        </w:r>
      </w:ins>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Pr>
          <w:rFonts w:eastAsia="Segoe UI" w:cs="Segoe UI"/>
        </w:rPr>
        <w:t xml:space="preserve"> </w:t>
      </w:r>
      <w:del w:id="50032" w:author="Stephen Stretton" w:date="2026-10-04T09:00:00Z">
        <w:r>
          <w:rPr>
            <w:rFonts w:eastAsia="Segoe UI" w:cs="Segoe UI"/>
          </w:rPr>
          <w:delText xml:space="preserve">of CBAM sector</w:delText>
        </w:r>
      </w:del>
      <w:del w:id="50031" w:author="Stephen Stretton" w:date="2026-10-04T09:00:00Z">
        <w:r>
          <w:rPr>
            <w:rFonts w:eastAsia="Segoe UI" w:cs="Segoe UI"/>
          </w:rPr>
          <w:delText xml:space="preserve"> emission</w:delText>
        </w:r>
      </w:del>
      <w:del w:id="50029" w:author="Stephen Stretton" w:date="2026-10-04T09:00:00Z">
        <w:r>
          <w:rPr>
            <w:rFonts w:eastAsia="Segoe UI" w:cs="Segoe UI"/>
          </w:rPr>
          <w:delText xml:space="preserve">s</w:delText>
        </w:r>
      </w:del>
      <w:ins w:id="50030" w:author="Stephen Stretton" w:date="2026-10-04T09:00:00Z">
        <w:r>
          <w:rPr>
            <w:rFonts w:eastAsia="Segoe UI" w:cs="Segoe UI"/>
          </w:rPr>
          <w:t xml:space="preserve">of CBAM-sector emissions</w:t>
        </w:r>
      </w:ins>
      <w:r>
        <w:rPr>
          <w:rFonts w:eastAsia="Segoe UI" w:cs="Segoe UI"/>
        </w:rPr>
        <w:t>—those related to fuel combustion—</w:t>
      </w:r>
      <w:r w:rsidRPr="285A2F06">
        <w:rPr>
          <w:rFonts w:eastAsia="Segoe UI" w:cs="Segoe UI"/>
        </w:rPr>
        <w:t xml:space="preserve">and therefore deliver a smaller intensity reduction of </w:t>
      </w:r>
      <w:del w:id="9045" w:author="Stephen Stretton" w:date="2026-10-02T19:15:11Z">
        <w:r>
          <w:rPr>
            <w:rFonts w:eastAsia="Segoe UI" w:cs="Segoe UI"/>
          </w:rPr>
          <w:delText xml:space="preserve">nearly 6%</w:delText>
        </w:r>
      </w:del>
      <w:ins w:id="9046" w:author="Stephen Stretton"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Stephen Stretton" w:date="2026-10-02T19:15:11Z">
        <w:r w:rsidRPr="285A2F06">
          <w:rPr>
            <w:rFonts w:eastAsia="Segoe UI" w:cs="Segoe UI"/>
          </w:rPr>
          <w:delText xml:space="preserve">1</w:delText>
        </w:r>
        <w:r>
          <w:rPr>
            <w:rFonts w:eastAsia="Segoe UI" w:cs="Segoe UI"/>
          </w:rPr>
          <w:delText>4%</w:delText>
        </w:r>
      </w:del>
      <w:ins w:id="9048" w:author="Stephen Stretton" w:date="2026-10-02T19:15:11Z">
        <w:r>
          <w:rPr>
            <w:rFonts w:eastAsia="Segoe UI" w:cs="Segoe UI"/>
          </w:rPr>
          <w:t xml:space="preserve">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Pr>
          <w:rFonts w:eastAsia="Segoe UI" w:cs="Segoe UI"/>
        </w:rPr>
        <w:t xml:space="preserve">price combined with </w:t>
      </w:r>
      <w:del w:id="50016" w:author="Stephen Stretton" w:date="2026-10-04T09:00:00Z">
        <w:r>
          <w:rPr>
            <w:rFonts w:eastAsia="Segoe UI" w:cs="Segoe UI"/>
          </w:rPr>
          <w:delText xml:space="preserve">a rebate for industrial abatement</w:delText>
        </w:r>
      </w:del>
      <w:ins w:id="50017" w:author="Stephen Stretton" w:date="2026-10-04T09:00:00Z">
        <w:r>
          <w:rPr>
            <w:rFonts w:eastAsia="Segoe UI" w:cs="Segoe UI"/>
          </w:rPr>
          <w:t xml:space="preserve">an industrial abatement rebate</w:t>
        </w:r>
      </w:ins>
      <w:r>
        <w:rPr>
          <w:rFonts w:eastAsia="Segoe UI" w:cs="Segoe UI"/>
        </w:rPr>
        <w:t xml:space="preserve">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Stephen Stretton" w:date="2026-10-03T12:00:00Z">
        <w:r>
          <w:rPr>
            <w:rFonts w:eastAsia="Segoe UI" w:cs="Segoe UI"/>
          </w:rPr>
          <w:delText xml:space="preserve"> 13</w:delText>
        </w:r>
      </w:del>
      <w:ins w:id="30012" w:author="Stephen Stretton"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Stephen Stretton" w:date="2026-10-03T12:00:00Z">
        <w:r>
          <w:rPr>
            <w:rFonts w:eastAsia="Segoe UI" w:cs="Segoe UI"/>
          </w:rPr>
          <w:delText xml:space="preserve"> 30</w:delText>
        </w:r>
      </w:del>
      <w:ins w:id="30014" w:author="Stephen Stretton" w:date="2026-10-03T12:00:00Z">
        <w:r>
          <w:rPr>
            <w:rFonts w:eastAsia="Segoe UI" w:cs="Segoe UI"/>
          </w:rPr>
          <w:t xml:space="preserve"> 21</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 xml:space="preserve">It can also improve employment </w:t>
      </w:r>
      <w:del w:id="60005" w:author="Stephen Stretton" w:date="2026-10-04T12:00:00Z">
        <w:r>
          <w:rPr>
            <w:rFonts w:cs="Times New Roman"/>
          </w:rPr>
          <w:delText xml:space="preserve">outcomes</w:delText>
        </w:r>
      </w:del>
      <w:r>
        <w:rPr>
          <w:rStyle w:val="FootnoteReference"/>
          <w:rFonts w:cs="Times New Roman"/>
        </w:rPr>
        <w:footnoteReference w:id="2"/>
      </w:r>
      <w:del w:id="60003" w:author="Stephen Stretton" w:date="2026-10-04T12:00:00Z">
        <w:r>
          <w:rPr>
            <w:rFonts w:cs="Times New Roman"/>
          </w:rPr>
          <w:delText xml:space="preserve">  by</w:delText>
        </w:r>
      </w:del>
      <w:ins w:id="60004" w:author="Stephen Stretton" w:date="2026-10-04T12:00:00Z">
        <w:r>
          <w:rPr>
            <w:rFonts w:cs="Times New Roman"/>
          </w:rPr>
          <w:t xml:space="preserve">outcomes by</w:t>
        </w:r>
      </w:ins>
      <w:r>
        <w:rPr>
          <w:rFonts w:cs="Times New Roman"/>
        </w:rPr>
        <w:t xml:space="preserve">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w:t>
      </w:r>
      <w:del w:id="60021" w:author="Stephen Stretton" w:date="2026-10-04T12:00:00Z">
        <w:r>
          <w:rPr>
            <w:rFonts w:cs="Times New Roman"/>
          </w:rPr>
          <w:delText xml:space="preserve">or to public services</w:delText>
        </w:r>
      </w:del>
      <w:ins w:id="60022" w:author="Stephen Stretton" w:date="2026-10-04T12:00:00Z">
        <w:r>
          <w:rPr>
            <w:rFonts w:cs="Times New Roman"/>
          </w:rPr>
          <w:t xml:space="preserve">or to fund public services</w:t>
        </w:r>
      </w:ins>
      <w:r>
        <w:rPr>
          <w:rFonts w:cs="Times New Roman"/>
        </w:rPr>
        <w:t xml:space="preserve">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w:t>
      </w:r>
      <w:del w:id="60023" w:author="Stephen Stretton" w:date="2026-10-04T12:00:00Z">
        <w:r>
          <w:rPr>
            <w:rFonts w:cs="Times New Roman"/>
          </w:rPr>
          <w:delText xml:space="preserve">reduced CBAM liabilities</w:delText>
        </w:r>
      </w:del>
      <w:ins w:id="60024" w:author="Stephen Stretton" w:date="2026-10-04T12:00:00Z">
        <w:r>
          <w:rPr>
            <w:rFonts w:cs="Times New Roman"/>
          </w:rPr>
          <w:t xml:space="preserve">reduced CBAM 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Stephen Stretton"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Stephen Stretton" w:date="2026-10-02T19:15:11Z">
        <w:r>
          <w:rPr>
            <w:rFonts w:eastAsia="Segoe UI" w:cs="Segoe UI"/>
          </w:rPr>
          <w:t xml:space="preserve">330 to 1,492</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Stephen Stretton"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Stephen Stretton" w:date="2026-10-02T19:15:11Z">
        <w:r>
          <w:rPr>
            <w:rFonts w:eastAsia="Segoe UI" w:cs="Segoe UI"/>
          </w:rPr>
          <w:t xml:space="preserve">a health gain of 1,440</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Stephen Stretton" w:date="2026-10-02T19:15:11Z">
        <w:r w:rsidRPr="285A2F06">
          <w:rPr>
            <w:rFonts w:eastAsia="Segoe UI" w:cs="Segoe UI"/>
          </w:rPr>
          <w:delText xml:space="preserve">follow closely:</w:delText>
        </w:r>
      </w:del>
      <w:ins w:id="9054" w:author="Stephen Stretton" w:date="2026-10-02T19:15:11Z">
        <w:r>
          <w:rPr>
            <w:rFonts w:eastAsia="Segoe UI" w:cs="Segoe UI"/>
          </w:rPr>
          <w:t xml:space="preserve">yield similar gains:</w:t>
        </w:r>
      </w:ins>
      <w:r>
        <w:rPr>
          <w:rFonts w:eastAsia="Segoe UI" w:cs="Segoe UI"/>
        </w:rPr>
        <w:t xml:space="preserve"> the household-recycling variant (2B) avoids </w:t>
      </w:r>
      <w:del w:id="40008" w:author="Stephen Stretton" w:date="2026-10-03T18:00:00Z">
        <w:r>
          <w:rPr>
            <w:rFonts w:eastAsia="Segoe UI" w:cs="Segoe UI"/>
          </w:rPr>
          <w:delText xml:space="preserve">1,631</w:delText>
        </w:r>
      </w:del>
      <w:ins w:id="40009" w:author="Stephen Stretton" w:date="2026-10-03T18:00:00Z">
        <w:r>
          <w:rPr>
            <w:rFonts w:eastAsia="Segoe UI" w:cs="Segoe UI"/>
          </w:rPr>
          <w:t xml:space="preserve">1,492</w:t>
        </w:r>
      </w:ins>
      <w:r>
        <w:rPr>
          <w:rFonts w:eastAsia="Segoe UI" w:cs="Segoe UI"/>
        </w:rPr>
        <w:t xml:space="preserve"> </w:t>
      </w:r>
      <w:del w:id="9055" w:author="Stephen Stretton" w:date="2026-10-02T19:15:11Z">
        <w:r w:rsidRPr="285A2F06">
          <w:rPr>
            <w:rFonts w:eastAsia="Segoe UI" w:cs="Segoe UI"/>
          </w:rPr>
          <w:delText xml:space="preserve">deaths</w:delText>
        </w:r>
      </w:del>
      <w:ins w:id="9056" w:author="Stephen Stretton"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Stephen Stretton" w:date="2026-10-03T18:00:00Z">
        <w:r>
          <w:rPr>
            <w:rFonts w:eastAsia="Segoe UI" w:cs="Segoe UI"/>
          </w:rPr>
          <w:delText xml:space="preserve">1,564</w:delText>
        </w:r>
      </w:del>
      <w:ins w:id="40011" w:author="Stephen Stretton" w:date="2026-10-03T18:00:00Z">
        <w:r>
          <w:rPr>
            <w:rFonts w:eastAsia="Segoe UI" w:cs="Segoe UI"/>
          </w:rPr>
          <w:t xml:space="preserve">1,431</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Pr>
          <w:rFonts w:eastAsia="Segoe UI" w:cs="Segoe UI"/>
        </w:rPr>
        <w:t xml:space="preserve"> their slightly different effects on energy demand. The downstream </w:t>
      </w:r>
      <w:del w:id="70026" w:author="Stephen Stretton" w:date="2026-10-05T12:00:00Z">
        <w:r>
          <w:rPr>
            <w:rFonts w:eastAsia="Segoe UI" w:cs="Segoe UI"/>
          </w:rPr>
          <w:delText xml:space="preserve">heavy</w:delText>
        </w:r>
      </w:del>
      <w:del w:id="70025" w:author="Stephen Stretton" w:date="2026-10-05T12:00:00Z">
        <w:r>
          <w:rPr>
            <w:rFonts w:eastAsia="Segoe UI" w:cs="Segoe UI"/>
          </w:rPr>
          <w:delText xml:space="preserve">-</w:delText>
        </w:r>
      </w:del>
      <w:del w:id="70023" w:author="Stephen Stretton" w:date="2026-10-05T12:00:00Z">
        <w:r>
          <w:rPr>
            <w:rFonts w:eastAsia="Segoe UI" w:cs="Segoe UI"/>
          </w:rPr>
          <w:delText xml:space="preserve">industry options</w:delText>
        </w:r>
      </w:del>
      <w:ins w:id="70024" w:author="Stephen Stretton" w:date="2026-10-05T12:00:00Z">
        <w:r>
          <w:rPr>
            <w:rFonts w:eastAsia="Segoe UI" w:cs="Segoe UI"/>
          </w:rPr>
          <w:t xml:space="preserve">heavy-industry scenarios</w:t>
        </w:r>
      </w:ins>
      <w:r>
        <w:rPr>
          <w:rFonts w:eastAsia="Segoe UI" w:cs="Segoe UI"/>
        </w:rPr>
        <w:t xml:space="preserve">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del w:id="70027" w:author="Stephen Stretton" w:date="2026-10-05T12:00:00Z">
        <w:r>
          <w:rPr>
            <w:rFonts w:eastAsia="Segoe UI" w:cs="Segoe UI"/>
          </w:rPr>
          <w:delText xml:space="preserve">Among these options</w:delText>
        </w:r>
      </w:del>
      <w:ins w:id="70028" w:author="Stephen Stretton" w:date="2026-10-05T12:00:00Z">
        <w:r>
          <w:rPr>
            <w:rFonts w:eastAsia="Segoe UI" w:cs="Segoe UI"/>
          </w:rPr>
          <w:t xml:space="preserve">Among these scenarios</w:t>
        </w:r>
      </w:ins>
      <w:r>
        <w:rPr>
          <w:rFonts w:eastAsia="Segoe UI" w:cs="Segoe UI"/>
        </w:rPr>
        <w:t xml:space="preserve">,</w:t>
      </w:r>
      <w:r>
        <w:rPr>
          <w:rFonts w:eastAsia="Segoe UI" w:cs="Segoe UI"/>
        </w:rPr>
        <w:t xml:space="preserve"> </w:t>
      </w:r>
      <w:r w:rsidRPr="285A2F06">
        <w:rPr>
          <w:rFonts w:eastAsia="Segoe UI" w:cs="Segoe UI"/>
        </w:rPr>
        <w:t xml:space="preserve">the industrial abatement rebate (3C) avoids </w:t>
      </w:r>
      <w:del w:id="9057" w:author="Stephen Stretton" w:date="2026-10-02T19:15:11Z">
        <w:r w:rsidRPr="285A2F06">
          <w:rPr>
            <w:rFonts w:eastAsia="Segoe UI" w:cs="Segoe UI"/>
          </w:rPr>
          <w:delText xml:space="preserve">621</w:delText>
        </w:r>
      </w:del>
      <w:ins w:id="9058" w:author="Stephen Stretton" w:date="2026-10-02T19:15:11Z">
        <w:r>
          <w:rPr>
            <w:rFonts w:eastAsia="Segoe UI" w:cs="Segoe UI"/>
          </w:rPr>
          <w:t xml:space="preserve">606</w:t>
        </w:r>
      </w:ins>
      <w:r w:rsidRPr="285A2F06">
        <w:rPr>
          <w:rFonts w:eastAsia="Segoe UI" w:cs="Segoe UI"/>
        </w:rPr>
        <w:t xml:space="preserve"> deaths, </w:t>
      </w:r>
      <w:r>
        <w:rPr>
          <w:rFonts w:eastAsia="Segoe UI" w:cs="Segoe UI"/>
        </w:rPr>
        <w:t xml:space="preserve">followed by </w:t>
      </w:r>
      <w:r>
        <w:rPr>
          <w:rFonts w:eastAsia="Segoe UI" w:cs="Segoe UI"/>
        </w:rPr>
        <w:t xml:space="preserve">the </w:t>
      </w:r>
      <w:del w:id="70029" w:author="Stephen Stretton" w:date="2026-10-05T12:00:00Z">
        <w:r>
          <w:rPr>
            <w:rFonts w:eastAsia="Segoe UI" w:cs="Segoe UI"/>
          </w:rPr>
          <w:delText xml:space="preserve">household-recycling design</w:delText>
        </w:r>
      </w:del>
      <w:ins w:id="70030"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with </w:t>
      </w:r>
      <w:del w:id="30003" w:author="Stephen Stretton" w:date="2026-10-03T12:00:00Z">
        <w:r>
          <w:rPr>
            <w:rFonts w:eastAsia="Segoe UI" w:cs="Segoe UI"/>
          </w:rPr>
          <w:delText xml:space="preserve">546</w:delText>
        </w:r>
      </w:del>
      <w:ins w:id="30004" w:author="Stephen Stretton" w:date="2026-10-03T12:00:00Z">
        <w:r>
          <w:rPr>
            <w:rFonts w:eastAsia="Segoe UI" w:cs="Segoe UI"/>
          </w:rPr>
          <w:t xml:space="preserve">509</w:t>
        </w:r>
      </w:ins>
      <w:r>
        <w:rPr>
          <w:rFonts w:eastAsia="Segoe UI" w:cs="Segoe UI"/>
        </w:rPr>
        <w:t xml:space="preserve">, and the </w:t>
      </w:r>
      <w:del w:id="70031" w:author="Stephen Stretton" w:date="2026-10-05T12:00:00Z">
        <w:r>
          <w:rPr>
            <w:rFonts w:eastAsia="Segoe UI" w:cs="Segoe UI"/>
          </w:rPr>
          <w:delText xml:space="preserve">free-allocation design</w:delText>
        </w:r>
      </w:del>
      <w:ins w:id="70032"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with</w:t>
      </w:r>
      <w:r w:rsidRPr="285A2F06">
        <w:rPr>
          <w:rFonts w:eastAsia="Segoe UI" w:cs="Segoe UI"/>
        </w:rPr>
        <w:t xml:space="preserve"> </w:t>
      </w:r>
      <w:del w:id="9059" w:author="Stephen Stretton" w:date="2026-10-02T19:15:11Z">
        <w:r w:rsidRPr="285A2F06">
          <w:rPr>
            <w:rFonts w:eastAsia="Segoe UI" w:cs="Segoe UI"/>
          </w:rPr>
          <w:delText xml:space="preserve">345</w:delText>
        </w:r>
      </w:del>
      <w:ins w:id="9060" w:author="Stephen Stretton" w:date="2026-10-02T19:15:11Z">
        <w:r>
          <w:rPr>
            <w:rFonts w:eastAsia="Segoe UI" w:cs="Segoe UI"/>
          </w:rPr>
          <w:t xml:space="preserve">330</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60025" w:author="Stephen Stretton" w:date="2026-10-04T12:00:00Z">
        <w:r>
          <w:delText xml:space="preserve">tradeoffs</w:delText>
        </w:r>
      </w:del>
      <w:ins w:id="60026" w:author="Stephen Stretton" w:date="2026-10-04T12: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del w:id="70035" w:author="Stephen Stretton" w:date="2026-10-05T12:00:00Z">
        <w:r>
          <w:rPr>
            <w:rFonts w:eastAsia="Segoe UI" w:cs="Segoe UI"/>
          </w:rPr>
          <w:delText xml:space="preserve">T</w:delText>
        </w:r>
      </w:del>
      <w:del w:id="70033" w:author="Stephen Stretton" w:date="2026-10-05T12:00:00Z">
        <w:r>
          <w:rPr>
            <w:rFonts w:eastAsia="Segoe UI" w:cs="Segoe UI"/>
          </w:rPr>
          <w:delText xml:space="preserve">he six bundles</w:delText>
        </w:r>
      </w:del>
      <w:ins w:id="70034" w:author="Stephen Stretton" w:date="2026-10-05T12:00:00Z">
        <w:r>
          <w:rPr>
            <w:rFonts w:eastAsia="Segoe UI" w:cs="Segoe UI"/>
          </w:rPr>
          <w:t xml:space="preserve">The six scenarios</w:t>
        </w:r>
      </w:ins>
      <w:r>
        <w:rPr>
          <w:rFonts w:eastAsia="Segoe UI" w:cs="Segoe UI"/>
        </w:rPr>
        <w:t xml:space="preserve">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del w:id="70039" w:author="Stephen Stretton" w:date="2026-10-05T12:00:00Z">
        <w:r>
          <w:rPr>
            <w:rFonts w:eastAsia="Segoe UI" w:cs="Segoe UI"/>
            <w:b/>
            <w:bCs/>
          </w:rPr>
          <w:delText xml:space="preserve">the </w:delText>
        </w:r>
      </w:del>
      <w:del w:id="70038" w:author="Stephen Stretton" w:date="2026-10-05T12:00:00Z">
        <w:r>
          <w:rPr>
            <w:rFonts w:eastAsia="Segoe UI" w:cs="Segoe UI"/>
            <w:b/>
            <w:bCs/>
          </w:rPr>
          <w:delText xml:space="preserve">options</w:delText>
        </w:r>
      </w:del>
      <w:del w:id="70036" w:author="Stephen Stretton" w:date="2026-10-05T12:00:00Z">
        <w:r>
          <w:rPr>
            <w:rFonts w:eastAsia="Segoe UI" w:cs="Segoe UI"/>
            <w:b/>
            <w:bCs/>
          </w:rPr>
          <w:delText xml:space="preserve"> that</w:delText>
        </w:r>
      </w:del>
      <w:ins w:id="70037" w:author="Stephen Stretton" w:date="2026-10-05T12:00:00Z">
        <w:r>
          <w:rPr>
            <w:rFonts w:eastAsia="Segoe UI" w:cs="Segoe UI"/>
            <w:b/>
            <w:bCs/>
          </w:rPr>
          <w:t xml:space="preserve">the scenarios that</w:t>
        </w:r>
      </w:ins>
      <w:r>
        <w:rPr>
          <w:rFonts w:eastAsia="Segoe UI" w:cs="Segoe UI"/>
          <w:b/>
          <w:bCs/>
        </w:rPr>
        <w:t xml:space="preserve">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Pr>
          <w:rFonts w:eastAsia="Segoe UI" w:cs="Segoe UI"/>
          <w:b/>
          <w:bCs/>
        </w:rPr>
        <w:t xml:space="preserve"> most, and no </w:t>
      </w:r>
      <w:del w:id="70040" w:author="Stephen Stretton" w:date="2026-10-05T12:00:00Z">
        <w:r>
          <w:rPr>
            <w:rFonts w:eastAsia="Segoe UI" w:cs="Segoe UI"/>
            <w:b/>
            <w:bCs/>
          </w:rPr>
          <w:delText xml:space="preserve">single option</w:delText>
        </w:r>
      </w:del>
      <w:ins w:id="70041" w:author="Stephen Stretton" w:date="2026-10-05T12:00:00Z">
        <w:r>
          <w:rPr>
            <w:rFonts w:eastAsia="Segoe UI" w:cs="Segoe UI"/>
            <w:b/>
            <w:bCs/>
          </w:rPr>
          <w:t xml:space="preserve">single scenario</w:t>
        </w:r>
      </w:ins>
      <w:r>
        <w:rPr>
          <w:rFonts w:eastAsia="Segoe UI" w:cs="Segoe UI"/>
          <w:b/>
          <w:bCs/>
        </w:rPr>
        <w:t xml:space="preserve">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Pr>
          <w:rFonts w:eastAsia="Segoe UI" w:cs="Segoe UI"/>
        </w:rPr>
        <w:t xml:space="preserve"> the most </w:t>
      </w:r>
      <w:del w:id="70044" w:author="Stephen Stretton" w:date="2026-10-05T12:00:00Z">
        <w:r>
          <w:rPr>
            <w:rFonts w:eastAsia="Segoe UI" w:cs="Segoe UI"/>
          </w:rPr>
          <w:delText xml:space="preserve">balanced </w:delText>
        </w:r>
      </w:del>
      <w:del w:id="70042" w:author="Stephen Stretton" w:date="2026-10-05T12:00:00Z">
        <w:r>
          <w:rPr>
            <w:rFonts w:eastAsia="Segoe UI" w:cs="Segoe UI"/>
          </w:rPr>
          <w:delText xml:space="preserve">option</w:delText>
        </w:r>
      </w:del>
      <w:ins w:id="70043" w:author="Stephen Stretton" w:date="2026-10-05T12:00:00Z">
        <w:r>
          <w:rPr>
            <w:rFonts w:eastAsia="Segoe UI" w:cs="Segoe UI"/>
          </w:rPr>
          <w:t xml:space="preserve">balanced scenario</w:t>
        </w:r>
      </w:ins>
      <w:r>
        <w:rPr>
          <w:rFonts w:eastAsia="Segoe UI" w:cs="Segoe UI"/>
        </w:rPr>
        <w:t xml:space="preserve">. </w:t>
      </w:r>
      <w:del w:id="60009" w:author="Stephen Stretton" w:date="2026-10-04T12:00:00Z">
        <w:r>
          <w:rPr>
            <w:rFonts w:eastAsia="Segoe UI" w:cs="Segoe UI"/>
          </w:rPr>
          <w:delText xml:space="preserve">It </w:delText>
        </w:r>
      </w:del>
      <w:del w:id="60008" w:author="Stephen Stretton" w:date="2026-10-04T12:00:00Z">
        <w:r>
          <w:rPr>
            <w:rFonts w:eastAsia="Segoe UI" w:cs="Segoe UI"/>
          </w:rPr>
          <w:delText xml:space="preserve"> combin</w:delText>
        </w:r>
      </w:del>
      <w:del w:id="60006" w:author="Stephen Stretton" w:date="2026-10-04T12:00:00Z">
        <w:r>
          <w:rPr>
            <w:rFonts w:eastAsia="Segoe UI" w:cs="Segoe UI"/>
          </w:rPr>
          <w:delText xml:space="preserve">es</w:delText>
        </w:r>
      </w:del>
      <w:ins w:id="60007" w:author="Stephen Stretton" w:date="2026-10-04T12:00:00Z">
        <w:r>
          <w:rPr>
            <w:rFonts w:eastAsia="Segoe UI" w:cs="Segoe UI"/>
          </w:rPr>
          <w:t xml:space="preserve">It combines</w:t>
        </w:r>
      </w:ins>
      <w:r>
        <w:rPr>
          <w:rFonts w:eastAsia="Segoe UI" w:cs="Segoe UI"/>
        </w:rPr>
        <w:t xml:space="preserve"> </w:t>
      </w:r>
      <w:r w:rsidRPr="285A2F06">
        <w:rPr>
          <w:rFonts w:eastAsia="Segoe UI" w:cs="Segoe UI"/>
        </w:rPr>
        <w:t xml:space="preserve">the broadest emissions coverage with the largest emissions reductions (</w:t>
      </w:r>
      <w:del w:id="9061" w:author="Stephen Stretton" w:date="2026-10-02T19:15:11Z">
        <w:r w:rsidRPr="285A2F06">
          <w:rPr>
            <w:rFonts w:eastAsia="Segoe UI" w:cs="Segoe UI"/>
          </w:rPr>
          <w:delText xml:space="preserve">41.6</w:delText>
        </w:r>
      </w:del>
      <w:ins w:id="9062" w:author="Stephen Stretton" w:date="2026-10-02T19:15:11Z">
        <w:r>
          <w:rPr>
            <w:rFonts w:eastAsia="Segoe UI" w:cs="Segoe UI"/>
          </w:rPr>
          <w:t xml:space="preserve">34.7</w:t>
        </w:r>
      </w:ins>
      <w:r w:rsidRPr="285A2F06">
        <w:rPr>
          <w:rFonts w:eastAsia="Segoe UI" w:cs="Segoe UI"/>
        </w:rPr>
        <w:t xml:space="preserve"> MtCO₂), highest carbon revenues (</w:t>
      </w:r>
      <w:del w:id="9063" w:author="Stephen Stretton" w:date="2026-10-02T19:15:11Z">
        <w:r>
          <w:rPr>
            <w:rFonts w:eastAsia="Segoe UI" w:cs="Segoe UI"/>
          </w:rPr>
          <w:delText>USD</w:delText>
        </w:r>
        <w:r w:rsidRPr="285A2F06">
          <w:rPr>
            <w:rFonts w:eastAsia="Segoe UI" w:cs="Segoe UI"/>
          </w:rPr>
          <w:delText xml:space="preserve">5.8</w:delText>
        </w:r>
      </w:del>
      <w:ins w:id="9064" w:author="Stephen Stretton" w:date="2026-10-02T19:15:11Z">
        <w:r>
          <w:rPr>
            <w:rFonts w:eastAsia="Segoe UI" w:cs="Segoe UI"/>
          </w:rPr>
          <w:t xml:space="preserve">USD6.9</w:t>
        </w:r>
      </w:ins>
      <w:r w:rsidRPr="285A2F06">
        <w:rPr>
          <w:rFonts w:eastAsia="Segoe UI" w:cs="Segoe UI"/>
        </w:rPr>
        <w:t xml:space="preserve"> billion), and </w:t>
      </w:r>
      <w:del w:id="9065" w:author="Stephen Stretton" w:date="2026-10-02T19:15:11Z">
        <w:r w:rsidRPr="285A2F06">
          <w:rPr>
            <w:rFonts w:eastAsia="Segoe UI" w:cs="Segoe UI"/>
          </w:rPr>
          <w:delText xml:space="preserve">greatest air pollution co-benefits (1,656</w:delText>
        </w:r>
      </w:del>
      <w:ins w:id="9066" w:author="Stephen Stretton" w:date="2026-10-02T19:15:11Z">
        <w:r>
          <w:rPr>
            <w:rFonts w:eastAsia="Segoe UI" w:cs="Segoe UI"/>
          </w:rPr>
          <w:t xml:space="preserve">large air pollution co-benefits (1,440</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Stephen Stretton" w:date="2026-10-02T19:15:11Z">
        <w:r w:rsidRPr="285A2F06">
          <w:rPr>
            <w:rFonts w:eastAsia="Segoe UI" w:cs="Segoe UI"/>
          </w:rPr>
          <w:delText>26</w:delText>
        </w:r>
        <w:r>
          <w:rPr>
            <w:rFonts w:eastAsia="Segoe UI" w:cs="Segoe UI"/>
          </w:rPr>
          <w:delText>%</w:delText>
        </w:r>
      </w:del>
      <w:ins w:id="9068" w:author="Stephen Stretton" w:date="2026-10-02T19:15:11Z">
        <w:r>
          <w:rPr>
            <w:rFonts w:eastAsia="Segoe UI" w:cs="Segoe UI"/>
          </w:rPr>
          <w:t xml:space="preserve">5%</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 xml:space="preserve">Additional modeling that captures trade and industrial structure would help assess the </w:t>
      </w:r>
      <w:del w:id="60027" w:author="Stephen Stretton" w:date="2026-10-04T12:00:00Z">
        <w:r>
          <w:rPr>
            <w:rFonts w:eastAsia="Segoe UI" w:cs="Segoe UI"/>
          </w:rPr>
          <w:delText xml:space="preserve">tradeoffs</w:delText>
        </w:r>
      </w:del>
      <w:ins w:id="60028" w:author="Stephen Stretton" w:date="2026-10-04T12: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del w:id="50004" w:author="Stephen Stretton" w:date="2026-10-04T09:00:00Z">
        <w:r>
          <w:rPr>
            <w:rFonts w:eastAsia="Segoe UI" w:cs="Segoe UI"/>
            <w:b/>
            <w:bCs/>
          </w:rPr>
          <w:delText xml:space="preserve">by </w:delText>
        </w:r>
      </w:del>
      <w:del w:id="50003" w:author="Stephen Stretton" w:date="2026-10-04T09:00:00Z">
        <w:r>
          <w:rPr>
            <w:rFonts w:eastAsia="Segoe UI" w:cs="Segoe UI"/>
            <w:b/>
            <w:bCs/>
          </w:rPr>
          <w:delText xml:space="preserve">30</w:delText>
        </w:r>
      </w:del>
      <w:del w:id="50001" w:author="Stephen Stretton" w:date="2026-10-04T09:00:00Z">
        <w:r>
          <w:rPr>
            <w:rFonts w:eastAsia="Segoe UI" w:cs="Segoe UI"/>
            <w:b/>
            <w:bCs/>
          </w:rPr>
          <w:delText xml:space="preserve">%</w:delText>
        </w:r>
      </w:del>
      <w:ins w:id="50002" w:author="Stephen Stretton" w:date="2026-10-04T09:00:00Z">
        <w:r>
          <w:rPr>
            <w:rFonts w:eastAsia="Segoe UI" w:cs="Segoe UI"/>
            <w:b/>
            <w:bCs/>
          </w:rPr>
          <w:t xml:space="preserve">by 21%</w:t>
        </w:r>
      </w:ins>
      <w:r>
        <w:rPr>
          <w:rFonts w:eastAsia="Segoe UI" w:cs="Segoe UI"/>
          <w:b/>
          <w:bCs/>
        </w:rPr>
        <w:t xml:space="preserve">.</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Pr>
          <w:rFonts w:eastAsia="Segoe UI" w:cs="Segoe UI"/>
        </w:rPr>
        <w:t xml:space="preserve">free allocation </w:t>
      </w:r>
      <w:del w:id="60014" w:author="Stephen Stretton" w:date="2026-10-04T12:00:00Z">
        <w:r>
          <w:rPr>
            <w:rFonts w:eastAsia="Segoe UI" w:cs="Segoe UI"/>
          </w:rPr>
          <w:delText xml:space="preserve">(3B), protects</w:delText>
        </w:r>
      </w:del>
      <w:ins w:id="60015" w:author="Stephen Stretton" w:date="2026-10-04T12:00:00Z">
        <w:r>
          <w:rPr>
            <w:rFonts w:eastAsia="Segoe UI" w:cs="Segoe UI"/>
          </w:rPr>
          <w:t xml:space="preserve">(3B) protects</w:t>
        </w:r>
      </w:ins>
      <w:r>
        <w:rPr>
          <w:rFonts w:eastAsia="Segoe UI" w:cs="Segoe UI"/>
        </w:rPr>
        <w:t xml:space="preserve"> competitiveness but </w:t>
      </w:r>
      <w:del w:id="50005" w:author="Stephen Stretton" w:date="2026-10-04T09:00:00Z">
        <w:r>
          <w:rPr>
            <w:rFonts w:eastAsia="Segoe UI" w:cs="Segoe UI"/>
          </w:rPr>
          <w:delText xml:space="preserve">undermines both revenue and CBAM relief</w:delText>
        </w:r>
      </w:del>
      <w:ins w:id="50006" w:author="Stephen Stretton" w:date="2026-10-04T09:00:00Z">
        <w:r>
          <w:rPr>
            <w:rFonts w:eastAsia="Segoe UI" w:cs="Segoe UI"/>
          </w:rPr>
          <w:t xml:space="preserve">raises less revenue and delivers no additional CBAM relief</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del w:id="70045" w:author="Stephen Stretton" w:date="2026-10-05T12:00:00Z">
        <w:r>
          <w:rPr>
            <w:rFonts w:eastAsia="Segoe UI" w:cs="Segoe UI"/>
            <w:b/>
            <w:bCs/>
          </w:rPr>
          <w:delText xml:space="preserve">"best" bundle</w:delText>
        </w:r>
      </w:del>
      <w:ins w:id="70046" w:author="Stephen Stretton" w:date="2026-10-05T12:00:00Z">
        <w:r>
          <w:rPr>
            <w:rFonts w:eastAsia="Segoe UI" w:cs="Segoe UI"/>
            <w:b/>
            <w:bCs/>
          </w:rPr>
          <w:t xml:space="preserve">"best" scenario</w:t>
        </w:r>
      </w:ins>
      <w:r>
        <w:rPr>
          <w:rFonts w:eastAsia="Segoe UI" w:cs="Segoe UI"/>
          <w:b/>
          <w:bCs/>
        </w:rPr>
        <w:t xml:space="preserve"> depends on </w:t>
      </w:r>
      <w:r>
        <w:rPr>
          <w:rFonts w:eastAsia="Segoe UI" w:cs="Segoe UI"/>
          <w:b/>
          <w:bCs/>
        </w:rPr>
        <w:t>the priority</w:t>
      </w:r>
      <w:r w:rsidRPr="000F2B3D">
        <w:rPr>
          <w:rFonts w:eastAsia="Segoe UI" w:cs="Segoe UI"/>
          <w:b/>
          <w:bCs/>
        </w:rPr>
        <w:t>.</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w:t>
      </w:r>
      <w:del w:id="70047" w:author="Stephen Stretton" w:date="2026-10-05T12:00:00Z">
        <w:r>
          <w:rPr>
            <w:rFonts w:eastAsia="Segoe UI" w:cs="Segoe UI"/>
          </w:rPr>
          <w:delText xml:space="preserve">industrial design</w:delText>
        </w:r>
      </w:del>
      <w:ins w:id="70048" w:author="Stephen Stretton" w:date="2026-10-05T12:00:00Z">
        <w:r>
          <w:rPr>
            <w:rFonts w:eastAsia="Segoe UI" w:cs="Segoe UI"/>
          </w:rPr>
          <w:t xml:space="preserve">industrial scenario</w:t>
        </w:r>
      </w:ins>
      <w:r>
        <w:rPr>
          <w:rFonts w:eastAsia="Segoe UI" w:cs="Segoe UI"/>
        </w:rPr>
        <w:t xml:space="preserve"> is most effective, </w:t>
      </w:r>
      <w:r>
        <w:rPr>
          <w:rFonts w:eastAsia="Segoe UI" w:cs="Segoe UI"/>
        </w:rPr>
        <w:t>though</w:t>
      </w:r>
      <w:r w:rsidRPr="285A2F06">
        <w:rPr>
          <w:rFonts w:eastAsia="Segoe UI" w:cs="Segoe UI"/>
        </w:rPr>
        <w:t xml:space="preserve"> </w:t>
      </w:r>
      <w:r>
        <w:rPr>
          <w:rFonts w:eastAsia="Segoe UI" w:cs="Segoe UI"/>
        </w:rPr>
        <w:t xml:space="preserve">it </w:t>
      </w:r>
      <w:del w:id="50010" w:author="Stephen Stretton" w:date="2026-10-04T09:00:00Z">
        <w:r>
          <w:rPr>
            <w:rFonts w:eastAsia="Segoe UI" w:cs="Segoe UI"/>
          </w:rPr>
          <w:delText xml:space="preserve">forgoe</w:delText>
        </w:r>
      </w:del>
      <w:del w:id="50009" w:author="Stephen Stretton" w:date="2026-10-04T09:00:00Z">
        <w:r>
          <w:rPr>
            <w:rFonts w:eastAsia="Segoe UI" w:cs="Segoe UI"/>
          </w:rPr>
          <w:delText xml:space="preserve">s</w:delText>
        </w:r>
      </w:del>
      <w:del w:id="50007" w:author="Stephen Stretton" w:date="2026-10-04T09:00:00Z">
        <w:r>
          <w:rPr>
            <w:rFonts w:eastAsia="Segoe UI" w:cs="Segoe UI"/>
          </w:rPr>
          <w:delText xml:space="preserve"> revenue and health benefits</w:delText>
        </w:r>
      </w:del>
      <w:ins w:id="50008" w:author="Stephen Stretton" w:date="2026-10-04T09:00:00Z">
        <w:r>
          <w:rPr>
            <w:rFonts w:eastAsia="Segoe UI" w:cs="Segoe UI"/>
          </w:rPr>
          <w:t xml:space="preserve">raises less revenue and yields smaller health benefits than broad-based pricing</w:t>
        </w:r>
      </w:ins>
      <w:r>
        <w:rPr>
          <w:rFonts w:eastAsia="Segoe UI" w:cs="Segoe UI"/>
        </w:rPr>
        <w:t xml:space="preserve">.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Pr>
          <w:rFonts w:eastAsia="Segoe UI" w:cs="Segoe UI"/>
        </w:rPr>
        <w:t xml:space="preserve">airing any of </w:t>
      </w:r>
      <w:del w:id="70049" w:author="Stephen Stretton" w:date="2026-10-05T12:00:00Z">
        <w:r>
          <w:rPr>
            <w:rFonts w:eastAsia="Segoe UI" w:cs="Segoe UI"/>
          </w:rPr>
          <w:delText xml:space="preserve">these options</w:delText>
        </w:r>
      </w:del>
      <w:ins w:id="70050" w:author="Stephen Stretton" w:date="2026-10-05T12:00:00Z">
        <w:r>
          <w:rPr>
            <w:rFonts w:eastAsia="Segoe UI" w:cs="Segoe UI"/>
          </w:rPr>
          <w:t xml:space="preserve">these 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