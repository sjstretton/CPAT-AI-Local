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6.8</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-31.6</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-24.9%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1,564</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-27.7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-13.1%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1,564</w:t>
            </w:r>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-29.3</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-13.1%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1,631</w:t>
            </w:r>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14%</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-18.0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-24.9%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546</w:t>
            </w:r>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0.3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-6.2%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412</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-22.4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-12.7%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-29.5%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633</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14%</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USD6.8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little or no</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USD0.3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none,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12.8 to 31.6</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5-13%</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31.6 MtCO₂ (about 13%</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11-12%</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29.3</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r>
        <w:rPr>
          <w:rFonts w:eastAsia="Segoe UI" w:cs="Segoe UI"/>
        </w:rPr>
        <w:t xml:space="preserve">nearly </w:t>
      </w:r>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28</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r>
        <w:rPr>
          <w:rFonts w:eastAsia="Segoe UI" w:cs="Segoe UI"/>
        </w:rPr>
        <w:t xml:space="preserve"> reduce emissions less because they cover</w:t>
      </w:r>
      <w:r w:rsidRPr="285A2F06">
        <w:rPr>
          <w:rFonts w:eastAsia="Segoe UI" w:cs="Segoe UI"/>
        </w:rPr>
        <w:t xml:space="preserve"> a narrower industrial base</w:t>
      </w:r>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22.4 MtCO₂ (about 9%</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18.0 MtCO₂ (about 7%</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12.8</w:t>
        </w:r>
      </w:ins>
      <w:commentRangeEnd w:id="2"/>
      <w:r w:rsidRPr="285A2F06">
        <w:rPr>
          <w:rStyle w:val="CommentReference"/>
          <w:rFonts w:eastAsia="Segoe UI" w:cs="Segoe UI"/>
          <w:sz w:val="22"/>
          <w:szCs w:val="22"/>
        </w:rPr>
        <w:commentReference w:id="2"/>
      </w:r>
      <w:r w:rsidRPr="285A2F06">
        <w:rPr>
          <w:rFonts w:eastAsia="Segoe UI" w:cs="Segoe UI"/>
        </w:rPr>
        <w:t xml:space="preserve"> MtCO₂ (about 5</w:t>
      </w:r>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6</w:t>
        </w:r>
      </w:ins>
      <w:r w:rsidRPr="285A2F06">
        <w:rPr>
          <w:rFonts w:eastAsia="Segoe UI" w:cs="Segoe UI"/>
        </w:rPr>
        <w:t xml:space="preserve"> to 30</w:t>
      </w:r>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r>
        <w:rPr>
          <w:rFonts w:eastAsia="Segoe UI" w:cs="Segoe UI"/>
        </w:rPr>
        <w:t xml:space="preserve">nearly </w:t>
      </w:r>
      <w:del w:id="9039" w:author="Copilot" w:date="2026-10-02T19:15:11Z">
        <w:r>
          <w:rPr>
            <w:rFonts w:eastAsia="Segoe UI" w:cs="Segoe UI"/>
          </w:rPr>
          <w:delText xml:space="preserve">8%</w:delText>
        </w:r>
      </w:del>
      <w:ins w:id="9040" w:author="Copilot" w:date="2026-10-02T19:15:11Z">
        <w:r>
          <w:rPr>
            <w:rFonts w:eastAsia="Segoe UI" w:cs="Segoe UI"/>
          </w:rPr>
          <w:t xml:space="preserve">7%</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25%</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6%</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13%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r w:rsidRPr="285A2F06">
        <w:rPr>
          <w:rFonts w:eastAsia="Segoe UI" w:cs="Segoe UI"/>
        </w:rPr>
        <w:t xml:space="preserve"> 13</w:t>
      </w:r>
      <w:r>
        <w:rPr>
          <w:rFonts w:eastAsia="Segoe UI" w:cs="Segoe UI"/>
        </w:rPr>
        <w:t>%</w:t>
      </w:r>
      <w:r w:rsidRPr="285A2F06">
        <w:rPr>
          <w:rFonts w:eastAsia="Segoe UI" w:cs="Segoe UI"/>
        </w:rPr>
        <w:t xml:space="preserve"> and obligations</w:t>
      </w:r>
      <w:r>
        <w:rPr>
          <w:rFonts w:eastAsia="Segoe UI" w:cs="Segoe UI"/>
        </w:rPr>
        <w:t xml:space="preserve"> by</w:t>
      </w:r>
      <w:r w:rsidRPr="285A2F06">
        <w:rPr>
          <w:rFonts w:eastAsia="Segoe UI" w:cs="Segoe UI"/>
        </w:rPr>
        <w:t xml:space="preserve"> 30</w:t>
      </w:r>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412 to 1,631</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1,564</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sidRPr="285A2F06">
        <w:rPr>
          <w:rFonts w:eastAsia="Segoe UI" w:cs="Segoe UI"/>
        </w:rPr>
        <w:t xml:space="preserve"> the household-recycling variant (2B) avoids 1,631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r w:rsidRPr="285A2F06">
        <w:rPr>
          <w:rFonts w:eastAsia="Segoe UI" w:cs="Segoe UI"/>
        </w:rPr>
        <w:t>1,564</w:t>
      </w:r>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633</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r w:rsidRPr="285A2F06">
        <w:rPr>
          <w:rFonts w:eastAsia="Segoe UI" w:cs="Segoe UI"/>
        </w:rPr>
        <w:t xml:space="preserve">546,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412</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31.6</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USD6.8</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(1,564</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25%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