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Policy bundle</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coverage (% of CBAM 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Emis</w:t>
            </w:r>
            <w:r w:rsidRPr="00A75475">
              <w:rPr>
                <w:rFonts w:eastAsia="Aptos" w:cs="Segoe UI"/>
                <w:b/>
                <w:bCs/>
                <w:color w:val="0078F0"/>
                <w:sz w:val="18"/>
                <w:szCs w:val="18"/>
              </w:rPr>
              <w:t>sion</w:t>
            </w:r>
            <w:r w:rsidRPr="00B35FCF">
              <w:rPr>
                <w:rFonts w:eastAsia="Aptos" w:cs="Segoe UI"/>
                <w:b/>
                <w:bCs/>
                <w:color w:val="0078F0"/>
                <w:sz w:val="18"/>
                <w:szCs w:val="18"/>
              </w:rPr>
              <w:t xml:space="preserve"> intensity reduction, CBAM sectors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obligations reduced</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sidRPr="00B35FCF">
              <w:rPr>
                <w:rFonts w:eastAsia="Aptos" w:cs="Segoe UI"/>
                <w:color w:val="000000" w:themeColor="text1"/>
                <w:sz w:val="18"/>
                <w:szCs w:val="18"/>
              </w:rPr>
              <w:t xml:space="preserve"> upstream carbon price on all  fossil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Copilot" w:date="2026-10-02T19:15:11Z">
              <w:r w:rsidRPr="00B35FCF">
                <w:rPr>
                  <w:rFonts w:eastAsia="Aptos" w:cs="Segoe UI"/>
                  <w:color w:val="000000" w:themeColor="text1"/>
                  <w:sz w:val="18"/>
                  <w:szCs w:val="18"/>
                </w:rPr>
                <w:delText xml:space="preserve">72%</w:delText>
              </w:r>
            </w:del>
            <w:ins w:id="9070" w:author="Copilot" w:date="2026-10-02T19:15:11Z">
              <w:r>
                <w:rPr>
                  <w:rFonts w:eastAsia="Aptos" w:cs="Segoe UI"/>
                  <w:color w:val="000000" w:themeColor="text1"/>
                  <w:sz w:val="18"/>
                  <w:szCs w:val="18"/>
                </w:rPr>
                <w:t xml:space="preserve">63%</w:t>
              </w:r>
            </w:ins>
            <w:r w:rsidRPr="00B35FCF">
              <w:rPr>
                <w:rFonts w:eastAsia="Aptos" w:cs="Segoe UI"/>
                <w:color w:val="000000" w:themeColor="text1"/>
                <w:sz w:val="18"/>
                <w:szCs w:val="18"/>
              </w:rPr>
              <w:t xml:space="preserve"> national GHGs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Copilot" w:date="2026-10-02T19:15:11Z">
              <w:r w:rsidRPr="00A75475">
                <w:rPr>
                  <w:rFonts w:eastAsia="Aptos" w:cs="Segoe UI"/>
                  <w:color w:val="000000" w:themeColor="text1"/>
                  <w:sz w:val="18"/>
                  <w:szCs w:val="18"/>
                </w:rPr>
                <w:delText>5.8</w:delText>
              </w:r>
            </w:del>
            <w:ins w:id="9072" w:author="Copilot" w:date="2026-10-02T19:15:11Z">
              <w:r>
                <w:rPr>
                  <w:rFonts w:eastAsia="Aptos" w:cs="Segoe UI"/>
                  <w:color w:val="000000" w:themeColor="text1"/>
                  <w:sz w:val="18"/>
                  <w:szCs w:val="18"/>
                </w:rPr>
                <w:t xml:space="preserve">6.8</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Copilot" w:date="2026-10-02T19:15:11Z">
              <w:r w:rsidRPr="00B35FCF">
                <w:rPr>
                  <w:rFonts w:eastAsia="Aptos" w:cs="Segoe UI"/>
                  <w:color w:val="000000" w:themeColor="text1"/>
                  <w:sz w:val="18"/>
                  <w:szCs w:val="18"/>
                </w:rPr>
                <w:delText>-41.6</w:delText>
              </w:r>
            </w:del>
            <w:ins w:id="9074" w:author="Copilot" w:date="2026-10-02T19:15:11Z">
              <w:r>
                <w:rPr>
                  <w:rFonts w:eastAsia="Aptos" w:cs="Segoe UI"/>
                  <w:color w:val="000000" w:themeColor="text1"/>
                  <w:sz w:val="18"/>
                  <w:szCs w:val="18"/>
                </w:rPr>
                <w:t xml:space="preserve">-31.8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Copilot" w:date="2026-10-02T19:15:11Z">
              <w:r w:rsidRPr="00B35FCF">
                <w:rPr>
                  <w:rFonts w:eastAsia="Aptos" w:cs="Segoe UI"/>
                  <w:color w:val="000000" w:themeColor="text1"/>
                  <w:sz w:val="18"/>
                  <w:szCs w:val="18"/>
                </w:rPr>
                <w:delText>-7.6%</w:delText>
              </w:r>
            </w:del>
            <w:ins w:id="9076" w:author="Copilot" w:date="2026-10-02T19:15:11Z">
              <w:r>
                <w:rPr>
                  <w:rFonts w:eastAsia="Aptos" w:cs="Segoe UI"/>
                  <w:color w:val="000000" w:themeColor="text1"/>
                  <w:sz w:val="18"/>
                  <w:szCs w:val="18"/>
                </w:rPr>
                <w:t xml:space="preserve">-6.6%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Copilot" w:date="2026-10-02T19:15:11Z">
              <w:r w:rsidRPr="00B35FCF">
                <w:rPr>
                  <w:rFonts w:eastAsia="Aptos" w:cs="Segoe UI"/>
                  <w:color w:val="000000" w:themeColor="text1"/>
                  <w:sz w:val="18"/>
                  <w:szCs w:val="18"/>
                </w:rPr>
                <w:delText>-26.1%</w:delText>
              </w:r>
            </w:del>
            <w:ins w:id="9078" w:author="Copilot" w:date="2026-10-02T19:15:11Z">
              <w:r>
                <w:rPr>
                  <w:rFonts w:eastAsia="Aptos" w:cs="Segoe UI"/>
                  <w:color w:val="000000" w:themeColor="text1"/>
                  <w:sz w:val="18"/>
                  <w:szCs w:val="18"/>
                </w:rPr>
                <w:t xml:space="preserve">-24.8%</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Copilot" w:date="2026-10-02T19:15:11Z">
              <w:r w:rsidRPr="00B35FCF">
                <w:rPr>
                  <w:rFonts w:eastAsia="Aptos" w:cs="Segoe UI"/>
                  <w:color w:val="000000" w:themeColor="text1"/>
                  <w:sz w:val="18"/>
                  <w:szCs w:val="18"/>
                </w:rPr>
                <w:delText>1,656</w:delText>
              </w:r>
            </w:del>
            <w:ins w:id="9080" w:author="Copilot" w:date="2026-10-02T19:15:11Z">
              <w:r>
                <w:rPr>
                  <w:rFonts w:eastAsia="Aptos" w:cs="Segoe UI"/>
                  <w:color w:val="000000" w:themeColor="text1"/>
                  <w:sz w:val="18"/>
                  <w:szCs w:val="18"/>
                </w:rPr>
                <w:t xml:space="preserve">1,564</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Copilot" w:date="2026-10-02T19:15:11Z">
              <w:r w:rsidRPr="00B35FCF">
                <w:rPr>
                  <w:rFonts w:eastAsia="Aptos" w:cs="Segoe UI"/>
                  <w:color w:val="000000" w:themeColor="text1"/>
                  <w:sz w:val="18"/>
                  <w:szCs w:val="18"/>
                </w:rPr>
                <w:delText xml:space="preserve">65%</w:delText>
              </w:r>
            </w:del>
            <w:ins w:id="9082" w:author="Copilot" w:date="2026-10-02T19:15:11Z">
              <w:r>
                <w:rPr>
                  <w:rFonts w:eastAsia="Aptos" w:cs="Segoe UI"/>
                  <w:color w:val="000000" w:themeColor="text1"/>
                  <w:sz w:val="18"/>
                  <w:szCs w:val="18"/>
                </w:rPr>
                <w:t xml:space="preserve">57%</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Copilot" w:date="2026-10-02T19:15:11Z">
              <w:r w:rsidRPr="00A75475">
                <w:rPr>
                  <w:rFonts w:eastAsia="Aptos" w:cs="Segoe UI"/>
                  <w:color w:val="000000" w:themeColor="text1"/>
                  <w:sz w:val="18"/>
                  <w:szCs w:val="18"/>
                </w:rPr>
                <w:delText>5.2</w:delText>
              </w:r>
            </w:del>
            <w:ins w:id="9084" w:author="Copilot"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Copilot" w:date="2026-10-02T19:15:11Z">
              <w:r w:rsidRPr="00B35FCF">
                <w:rPr>
                  <w:rFonts w:eastAsia="Aptos" w:cs="Segoe UI"/>
                  <w:color w:val="000000" w:themeColor="text1"/>
                  <w:sz w:val="18"/>
                  <w:szCs w:val="18"/>
                </w:rPr>
                <w:delText>-38.9</w:delText>
              </w:r>
            </w:del>
            <w:ins w:id="9086" w:author="Copilot" w:date="2026-10-02T19:15:11Z">
              <w:r>
                <w:rPr>
                  <w:rFonts w:eastAsia="Aptos" w:cs="Segoe UI"/>
                  <w:color w:val="000000" w:themeColor="text1"/>
                  <w:sz w:val="18"/>
                  <w:szCs w:val="18"/>
                </w:rPr>
                <w:t xml:space="preserve">-27.8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Copilot" w:date="2026-10-02T19:15:11Z">
              <w:r w:rsidRPr="00B35FCF">
                <w:rPr>
                  <w:rFonts w:eastAsia="Aptos" w:cs="Segoe UI"/>
                  <w:color w:val="000000" w:themeColor="text1"/>
                  <w:sz w:val="18"/>
                  <w:szCs w:val="18"/>
                </w:rPr>
                <w:delText>-5.5%</w:delText>
              </w:r>
            </w:del>
            <w:ins w:id="9088" w:author="Copilot" w:date="2026-10-02T19:15:11Z">
              <w:r>
                <w:rPr>
                  <w:rFonts w:eastAsia="Aptos" w:cs="Segoe UI"/>
                  <w:color w:val="000000" w:themeColor="text1"/>
                  <w:sz w:val="18"/>
                  <w:szCs w:val="18"/>
                </w:rPr>
                <w:t xml:space="preserve">-2.2%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Copilot" w:date="2026-10-02T19:15:11Z">
              <w:r w:rsidRPr="00B35FCF">
                <w:rPr>
                  <w:rFonts w:eastAsia="Aptos" w:cs="Segoe UI"/>
                  <w:color w:val="000000" w:themeColor="text1"/>
                  <w:sz w:val="18"/>
                  <w:szCs w:val="18"/>
                </w:rPr>
                <w:delText>-13.9%</w:delText>
              </w:r>
            </w:del>
            <w:ins w:id="9090" w:author="Copilot" w:date="2026-10-02T19:15:11Z">
              <w:r>
                <w:rPr>
                  <w:rFonts w:eastAsia="Aptos" w:cs="Segoe UI"/>
                  <w:color w:val="000000" w:themeColor="text1"/>
                  <w:sz w:val="18"/>
                  <w:szCs w:val="18"/>
                </w:rPr>
                <w:t xml:space="preserve">-12.5%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1,564</w:t>
            </w:r>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Copilot" w:date="2026-10-02T19:15:11Z">
              <w:r w:rsidRPr="00A75475">
                <w:rPr>
                  <w:rFonts w:eastAsia="Aptos" w:cs="Segoe UI"/>
                  <w:color w:val="000000" w:themeColor="text1"/>
                  <w:sz w:val="18"/>
                  <w:szCs w:val="18"/>
                </w:rPr>
                <w:delText>5.2</w:delText>
              </w:r>
            </w:del>
            <w:ins w:id="9092" w:author="Copilot"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Copilot" w:date="2026-10-02T19:15:11Z">
              <w:r w:rsidRPr="00B35FCF">
                <w:rPr>
                  <w:rFonts w:eastAsia="Aptos" w:cs="Segoe UI"/>
                  <w:color w:val="000000" w:themeColor="text1"/>
                  <w:sz w:val="18"/>
                  <w:szCs w:val="18"/>
                </w:rPr>
                <w:delText>-41.0</w:delText>
              </w:r>
            </w:del>
            <w:ins w:id="9094" w:author="Copilot" w:date="2026-10-02T19:15:11Z">
              <w:r>
                <w:rPr>
                  <w:rFonts w:eastAsia="Aptos" w:cs="Segoe UI"/>
                  <w:color w:val="000000" w:themeColor="text1"/>
                  <w:sz w:val="18"/>
                  <w:szCs w:val="18"/>
                </w:rPr>
                <w:t xml:space="preserve">-29.3</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Copilot" w:date="2026-10-02T19:15:11Z">
              <w:r w:rsidRPr="00B35FCF">
                <w:rPr>
                  <w:rFonts w:eastAsia="Aptos" w:cs="Segoe UI"/>
                  <w:color w:val="000000" w:themeColor="text1"/>
                  <w:sz w:val="18"/>
                  <w:szCs w:val="18"/>
                </w:rPr>
                <w:delText>-5.5%</w:delText>
              </w:r>
            </w:del>
            <w:ins w:id="9096" w:author="Copilot" w:date="2026-10-02T19:15:11Z">
              <w:r>
                <w:rPr>
                  <w:rFonts w:eastAsia="Aptos" w:cs="Segoe UI"/>
                  <w:color w:val="000000" w:themeColor="text1"/>
                  <w:sz w:val="18"/>
                  <w:szCs w:val="18"/>
                </w:rPr>
                <w:t xml:space="preserve">-2.2%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Copilot" w:date="2026-10-02T19:15:11Z">
              <w:r w:rsidRPr="00B35FCF">
                <w:rPr>
                  <w:rFonts w:eastAsia="Aptos" w:cs="Segoe UI"/>
                  <w:color w:val="000000" w:themeColor="text1"/>
                  <w:sz w:val="18"/>
                  <w:szCs w:val="18"/>
                </w:rPr>
                <w:delText>-13.9%</w:delText>
              </w:r>
            </w:del>
            <w:ins w:id="9098" w:author="Copilot" w:date="2026-10-02T19:15:11Z">
              <w:r>
                <w:rPr>
                  <w:rFonts w:eastAsia="Aptos" w:cs="Segoe UI"/>
                  <w:color w:val="000000" w:themeColor="text1"/>
                  <w:sz w:val="18"/>
                  <w:szCs w:val="18"/>
                </w:rPr>
                <w:t xml:space="preserve">-12.5%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1,631</w:t>
            </w:r>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Copilot" w:date="2026-10-02T19:15:11Z">
              <w:r w:rsidRPr="00B35FCF">
                <w:rPr>
                  <w:rFonts w:eastAsia="Aptos" w:cs="Segoe UI"/>
                  <w:color w:val="000000" w:themeColor="text1"/>
                  <w:sz w:val="18"/>
                  <w:szCs w:val="18"/>
                </w:rPr>
                <w:delText xml:space="preserve">20%</w:delText>
              </w:r>
            </w:del>
            <w:ins w:id="9100" w:author="Copilot" w:date="2026-10-02T19:15:11Z">
              <w:r>
                <w:rPr>
                  <w:rFonts w:eastAsia="Aptos" w:cs="Segoe UI"/>
                  <w:color w:val="000000" w:themeColor="text1"/>
                  <w:sz w:val="18"/>
                  <w:szCs w:val="18"/>
                </w:rPr>
                <w:t xml:space="preserve">14%</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Copilot" w:date="2026-10-02T19:15:11Z">
              <w:r w:rsidRPr="00A75475">
                <w:rPr>
                  <w:rFonts w:eastAsia="Aptos" w:cs="Segoe UI"/>
                  <w:color w:val="000000" w:themeColor="text1"/>
                  <w:sz w:val="18"/>
                  <w:szCs w:val="18"/>
                </w:rPr>
                <w:delText>1.1</w:delText>
              </w:r>
            </w:del>
            <w:ins w:id="9102" w:author="Copilot" w:date="2026-10-02T19:15:11Z">
              <w:r>
                <w:rPr>
                  <w:rFonts w:eastAsia="Aptos" w:cs="Segoe UI"/>
                  <w:color w:val="000000" w:themeColor="text1"/>
                  <w:sz w:val="18"/>
                  <w:szCs w:val="18"/>
                </w:rPr>
                <w:t xml:space="preserve">1.5</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Copilot" w:date="2026-10-02T19:15:11Z">
              <w:r w:rsidRPr="00B35FCF">
                <w:rPr>
                  <w:rFonts w:eastAsia="Aptos" w:cs="Segoe UI"/>
                  <w:color w:val="000000" w:themeColor="text1"/>
                  <w:sz w:val="18"/>
                  <w:szCs w:val="18"/>
                </w:rPr>
                <w:delText>-21.5</w:delText>
              </w:r>
            </w:del>
            <w:ins w:id="9104" w:author="Copilot" w:date="2026-10-02T19:15:11Z">
              <w:r>
                <w:rPr>
                  <w:rFonts w:eastAsia="Aptos" w:cs="Segoe UI"/>
                  <w:color w:val="000000" w:themeColor="text1"/>
                  <w:sz w:val="18"/>
                  <w:szCs w:val="18"/>
                </w:rPr>
                <w:t xml:space="preserve">-18.2</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Copilot" w:date="2026-10-02T19:15:11Z">
              <w:r w:rsidRPr="00B35FCF">
                <w:rPr>
                  <w:rFonts w:eastAsia="Aptos" w:cs="Segoe UI"/>
                  <w:color w:val="000000" w:themeColor="text1"/>
                  <w:sz w:val="18"/>
                  <w:szCs w:val="18"/>
                </w:rPr>
                <w:delText>-7.6%</w:delText>
              </w:r>
            </w:del>
            <w:ins w:id="9106" w:author="Copilot" w:date="2026-10-02T19:15:11Z">
              <w:r>
                <w:rPr>
                  <w:rFonts w:eastAsia="Aptos" w:cs="Segoe UI"/>
                  <w:color w:val="000000" w:themeColor="text1"/>
                  <w:sz w:val="18"/>
                  <w:szCs w:val="18"/>
                </w:rPr>
                <w:t xml:space="preserve">-6.6%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Copilot" w:date="2026-10-02T19:15:11Z">
              <w:r w:rsidRPr="00B35FCF">
                <w:rPr>
                  <w:rFonts w:eastAsia="Aptos" w:cs="Segoe UI"/>
                  <w:color w:val="000000" w:themeColor="text1"/>
                  <w:sz w:val="18"/>
                  <w:szCs w:val="18"/>
                </w:rPr>
                <w:delText>-26.1%</w:delText>
              </w:r>
            </w:del>
            <w:ins w:id="9108" w:author="Copilot" w:date="2026-10-02T19:15:11Z">
              <w:r>
                <w:rPr>
                  <w:rFonts w:eastAsia="Aptos" w:cs="Segoe UI"/>
                  <w:color w:val="000000" w:themeColor="text1"/>
                  <w:sz w:val="18"/>
                  <w:szCs w:val="18"/>
                </w:rPr>
                <w:t xml:space="preserve">-24.8%</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546</w:t>
            </w:r>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Copilot" w:date="2026-10-02T19:15:11Z">
              <w:r w:rsidRPr="00A75475">
                <w:rPr>
                  <w:rFonts w:eastAsia="Aptos" w:cs="Segoe UI"/>
                  <w:color w:val="000000" w:themeColor="text1"/>
                  <w:sz w:val="18"/>
                  <w:szCs w:val="18"/>
                </w:rPr>
                <w:delText>0.0</w:delText>
              </w:r>
            </w:del>
            <w:ins w:id="9110" w:author="Copilot" w:date="2026-10-02T19:15:11Z">
              <w:r>
                <w:rPr>
                  <w:rFonts w:eastAsia="Aptos" w:cs="Segoe UI"/>
                  <w:color w:val="000000" w:themeColor="text1"/>
                  <w:sz w:val="18"/>
                  <w:szCs w:val="18"/>
                </w:rPr>
                <w:t xml:space="preserve">0.3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Copilot" w:date="2026-10-02T19:15:11Z">
              <w:r w:rsidRPr="00B35FCF">
                <w:rPr>
                  <w:rFonts w:eastAsia="Aptos" w:cs="Segoe UI"/>
                  <w:color w:val="000000" w:themeColor="text1"/>
                  <w:sz w:val="18"/>
                  <w:szCs w:val="18"/>
                </w:rPr>
                <w:delText>-18.1</w:delText>
              </w:r>
            </w:del>
            <w:ins w:id="9112" w:author="Copilot" w:date="2026-10-02T19:15:11Z">
              <w:r>
                <w:rPr>
                  <w:rFonts w:eastAsia="Aptos" w:cs="Segoe UI"/>
                  <w:color w:val="000000" w:themeColor="text1"/>
                  <w:sz w:val="18"/>
                  <w:szCs w:val="18"/>
                </w:rPr>
                <w:t xml:space="preserve">-12.7</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Copilot" w:date="2026-10-02T19:15:11Z">
              <w:r w:rsidRPr="00B35FCF">
                <w:rPr>
                  <w:rFonts w:eastAsia="Aptos" w:cs="Segoe UI"/>
                  <w:color w:val="000000" w:themeColor="text1"/>
                  <w:sz w:val="18"/>
                  <w:szCs w:val="18"/>
                </w:rPr>
                <w:delText>-7.6%</w:delText>
              </w:r>
            </w:del>
            <w:ins w:id="9114" w:author="Copilot" w:date="2026-10-02T19:15:11Z">
              <w:r>
                <w:rPr>
                  <w:rFonts w:eastAsia="Aptos" w:cs="Segoe UI"/>
                  <w:color w:val="000000" w:themeColor="text1"/>
                  <w:sz w:val="18"/>
                  <w:szCs w:val="18"/>
                </w:rPr>
                <w:t xml:space="preserve">-6.6%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Copilot" w:date="2026-10-02T19:15:11Z">
              <w:r w:rsidRPr="00B35FCF">
                <w:rPr>
                  <w:rFonts w:eastAsia="Aptos" w:cs="Segoe UI"/>
                  <w:color w:val="000000" w:themeColor="text1"/>
                  <w:sz w:val="18"/>
                  <w:szCs w:val="18"/>
                </w:rPr>
                <w:delText>-7.6%</w:delText>
              </w:r>
            </w:del>
            <w:ins w:id="9116" w:author="Copilot" w:date="2026-10-02T19:15:11Z">
              <w:r>
                <w:rPr>
                  <w:rFonts w:eastAsia="Aptos" w:cs="Segoe UI"/>
                  <w:color w:val="000000" w:themeColor="text1"/>
                  <w:sz w:val="18"/>
                  <w:szCs w:val="18"/>
                </w:rPr>
                <w:t xml:space="preserve">-6.0%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Copilot" w:date="2026-10-02T19:15:11Z">
              <w:r w:rsidRPr="00B35FCF">
                <w:rPr>
                  <w:rFonts w:eastAsia="Aptos" w:cs="Segoe UI"/>
                  <w:color w:val="000000" w:themeColor="text1"/>
                  <w:sz w:val="18"/>
                  <w:szCs w:val="18"/>
                </w:rPr>
                <w:delText>345</w:delText>
              </w:r>
            </w:del>
            <w:ins w:id="9118" w:author="Copilot" w:date="2026-10-02T19:15:11Z">
              <w:r>
                <w:rPr>
                  <w:rFonts w:eastAsia="Aptos" w:cs="Segoe UI"/>
                  <w:color w:val="000000" w:themeColor="text1"/>
                  <w:sz w:val="18"/>
                  <w:szCs w:val="18"/>
                </w:rPr>
                <w:t xml:space="preserve">410</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r w:rsidRPr="00B35FCF">
              <w:rPr>
                <w:rFonts w:eastAsia="Aptos" w:cs="Segoe UI"/>
                <w:b/>
                <w:bCs/>
                <w:color w:val="000000" w:themeColor="text1"/>
                <w:sz w:val="18"/>
                <w:szCs w:val="18"/>
              </w:rPr>
              <w:t>rebate for industrial abatement</w:t>
            </w:r>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r w:rsidRPr="00A75475">
              <w:rPr>
                <w:rFonts w:eastAsia="Aptos" w:cs="Segoe UI"/>
                <w:color w:val="000000" w:themeColor="text1"/>
                <w:sz w:val="18"/>
                <w:szCs w:val="18"/>
              </w:rPr>
              <w:t>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Copilot" w:date="2026-10-02T19:15:11Z">
              <w:r w:rsidRPr="00B35FCF">
                <w:rPr>
                  <w:rFonts w:eastAsia="Aptos" w:cs="Segoe UI"/>
                  <w:color w:val="000000" w:themeColor="text1"/>
                  <w:sz w:val="18"/>
                  <w:szCs w:val="18"/>
                </w:rPr>
                <w:delText>-24.5</w:delText>
              </w:r>
            </w:del>
            <w:ins w:id="9120" w:author="Copilot" w:date="2026-10-02T19:15:11Z">
              <w:r>
                <w:rPr>
                  <w:rFonts w:eastAsia="Aptos" w:cs="Segoe UI"/>
                  <w:color w:val="000000" w:themeColor="text1"/>
                  <w:sz w:val="18"/>
                  <w:szCs w:val="18"/>
                </w:rPr>
                <w:t xml:space="preserve">-22.6</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Copilot" w:date="2026-10-02T19:15:11Z">
              <w:r w:rsidRPr="00B35FCF">
                <w:rPr>
                  <w:rFonts w:eastAsia="Aptos" w:cs="Segoe UI"/>
                  <w:color w:val="000000" w:themeColor="text1"/>
                  <w:sz w:val="18"/>
                  <w:szCs w:val="18"/>
                </w:rPr>
                <w:delText>-13.1%</w:delText>
              </w:r>
            </w:del>
            <w:ins w:id="9122" w:author="Copilot" w:date="2026-10-02T19:15:11Z">
              <w:r>
                <w:rPr>
                  <w:rFonts w:eastAsia="Aptos" w:cs="Segoe UI"/>
                  <w:color w:val="000000" w:themeColor="text1"/>
                  <w:sz w:val="18"/>
                  <w:szCs w:val="18"/>
                </w:rPr>
                <w:t xml:space="preserve">-12.7%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Copilot" w:date="2026-10-02T19:15:11Z">
              <w:r w:rsidRPr="00B35FCF">
                <w:rPr>
                  <w:rFonts w:eastAsia="Aptos" w:cs="Segoe UI"/>
                  <w:color w:val="000000" w:themeColor="text1"/>
                  <w:sz w:val="18"/>
                  <w:szCs w:val="18"/>
                </w:rPr>
                <w:delText>-30.4%</w:delText>
              </w:r>
            </w:del>
            <w:ins w:id="9124" w:author="Copilot" w:date="2026-10-02T19:15:11Z">
              <w:r>
                <w:rPr>
                  <w:rFonts w:eastAsia="Aptos" w:cs="Segoe UI"/>
                  <w:color w:val="000000" w:themeColor="text1"/>
                  <w:sz w:val="18"/>
                  <w:szCs w:val="18"/>
                </w:rPr>
                <w:t xml:space="preserve">-29.3%</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Copilot" w:date="2026-10-02T19:15:11Z">
              <w:r w:rsidRPr="00B35FCF">
                <w:rPr>
                  <w:rFonts w:eastAsia="Aptos" w:cs="Segoe UI"/>
                  <w:color w:val="000000" w:themeColor="text1"/>
                  <w:sz w:val="18"/>
                  <w:szCs w:val="18"/>
                </w:rPr>
                <w:delText>621</w:delText>
              </w:r>
            </w:del>
            <w:ins w:id="9126" w:author="Copilot" w:date="2026-10-02T19:15:11Z">
              <w:r>
                <w:rPr>
                  <w:rFonts w:eastAsia="Aptos" w:cs="Segoe UI"/>
                  <w:color w:val="000000" w:themeColor="text1"/>
                  <w:sz w:val="18"/>
                  <w:szCs w:val="18"/>
                </w:rPr>
                <w:t xml:space="preserve">633</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sidRPr="285A2F06">
        <w:rPr>
          <w:rFonts w:eastAsia="Segoe UI" w:cs="Segoe UI"/>
          <w:b/>
          <w:bCs/>
        </w:rPr>
        <w:t>The first scenario (1A) represents the most comprehensive option</w:t>
      </w:r>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Copilot" w:date="2026-10-02T19:15:11Z">
        <w:r w:rsidRPr="285A2F06">
          <w:rPr>
            <w:rFonts w:eastAsia="Segoe UI" w:cs="Segoe UI"/>
          </w:rPr>
          <w:delText xml:space="preserve">72</w:delText>
        </w:r>
        <w:r>
          <w:rPr>
            <w:rFonts w:eastAsia="Segoe UI" w:cs="Segoe UI"/>
          </w:rPr>
          <w:delText>%</w:delText>
        </w:r>
      </w:del>
      <w:ins w:id="9002" w:author="Copilot" w:date="2026-10-02T19:15:11Z">
        <w:r>
          <w:rPr>
            <w:rFonts w:eastAsia="Segoe UI" w:cs="Segoe UI"/>
          </w:rPr>
          <w:t xml:space="preserve">63%</w:t>
        </w:r>
      </w:ins>
      <w:r w:rsidRPr="285A2F06">
        <w:rPr>
          <w:rFonts w:eastAsia="Segoe UI" w:cs="Segoe UI"/>
        </w:rPr>
        <w:t xml:space="preserve"> of national </w:t>
      </w:r>
      <w:r>
        <w:rPr>
          <w:rFonts w:eastAsia="Segoe UI" w:cs="Segoe UI"/>
        </w:rPr>
        <w:t>GHG</w:t>
      </w:r>
      <w:r w:rsidRPr="285A2F06">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r w:rsidRPr="285A2F06">
        <w:rPr>
          <w:rFonts w:eastAsia="Segoe UI" w:cs="Segoe UI"/>
          <w:b/>
          <w:bCs/>
        </w:rPr>
        <w:t>The second family (2A and 2B)</w:t>
      </w:r>
      <w:r>
        <w:rPr>
          <w:rFonts w:eastAsia="Segoe UI" w:cs="Segoe UI"/>
          <w:b/>
          <w:bCs/>
        </w:rPr>
        <w:t xml:space="preserve"> model upstream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Copilot" w:date="2026-10-02T19:15:11Z">
        <w:r w:rsidRPr="285A2F06">
          <w:rPr>
            <w:rFonts w:eastAsia="Segoe UI" w:cs="Segoe UI"/>
          </w:rPr>
          <w:delText xml:space="preserve">65</w:delText>
        </w:r>
        <w:r>
          <w:rPr>
            <w:rFonts w:eastAsia="Segoe UI" w:cs="Segoe UI"/>
          </w:rPr>
          <w:delText>%</w:delText>
        </w:r>
      </w:del>
      <w:ins w:id="9004" w:author="Copilot" w:date="2026-10-02T19:15:11Z">
        <w:r>
          <w:rPr>
            <w:rFonts w:eastAsia="Segoe UI" w:cs="Segoe UI"/>
          </w:rPr>
          <w:t xml:space="preserve">57%</w:t>
        </w:r>
      </w:ins>
      <w:r w:rsidRPr="285A2F06">
        <w:rPr>
          <w:rFonts w:eastAsia="Segoe UI" w:cs="Segoe UI"/>
        </w:rPr>
        <w:t xml:space="preserve"> of national </w:t>
      </w:r>
      <w:r>
        <w:rPr>
          <w:rFonts w:eastAsia="Segoe UI" w:cs="Segoe UI"/>
        </w:rPr>
        <w:t>GHG</w:t>
      </w:r>
      <w:r w:rsidRPr="285A2F06">
        <w:rPr>
          <w:rFonts w:eastAsia="Segoe UI" w:cs="Segoe UI"/>
        </w:rPr>
        <w:t>.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sidRPr="285A2F06">
        <w:rPr>
          <w:rFonts w:eastAsia="Segoe UI" w:cs="Segoe UI"/>
          <w:b/>
          <w:bCs/>
        </w:rPr>
        <w:t xml:space="preserve">The third family (3A, 3B, and 3C) examines </w:t>
      </w:r>
      <w:r>
        <w:rPr>
          <w:rFonts w:eastAsia="Segoe UI" w:cs="Segoe UI"/>
          <w:b/>
          <w:bCs/>
        </w:rPr>
        <w:t xml:space="preserve">downstream </w:t>
      </w:r>
      <w:r w:rsidRPr="285A2F06">
        <w:rPr>
          <w:rFonts w:eastAsia="Segoe UI" w:cs="Segoe UI"/>
          <w:b/>
          <w:bCs/>
        </w:rPr>
        <w:t>pricing on heavy industry</w:t>
      </w:r>
      <w:r w:rsidRPr="00B35FCF">
        <w:rPr>
          <w:rFonts w:eastAsia="Segoe UI" w:cs="Segoe UI"/>
        </w:rPr>
        <w:t xml:space="preserve">. It represents the narrowest option at roughly </w:t>
      </w:r>
      <w:del w:id="9005" w:author="Copilot" w:date="2026-10-02T19:15:11Z">
        <w:r w:rsidRPr="00B35FCF">
          <w:rPr>
            <w:rFonts w:eastAsia="Segoe UI" w:cs="Segoe UI"/>
          </w:rPr>
          <w:delText xml:space="preserve">20%</w:delText>
        </w:r>
      </w:del>
      <w:ins w:id="9006" w:author="Copilot" w:date="2026-10-02T19:15:11Z">
        <w:r>
          <w:rPr>
            <w:rFonts w:eastAsia="Segoe UI" w:cs="Segoe UI"/>
          </w:rPr>
          <w:t xml:space="preserve">14%</w:t>
        </w:r>
      </w:ins>
      <w:r w:rsidRPr="00B35FCF">
        <w:rPr>
          <w:rFonts w:eastAsia="Segoe UI" w:cs="Segoe UI"/>
        </w:rPr>
        <w:t xml:space="preserve"> of national </w:t>
      </w:r>
      <w:r>
        <w:rPr>
          <w:rFonts w:eastAsia="Segoe UI" w:cs="Segoe UI"/>
        </w:rPr>
        <w:t>GHG</w:t>
      </w:r>
      <w:r w:rsidRPr="00B35FCF">
        <w:rPr>
          <w:rFonts w:eastAsia="Segoe UI" w:cs="Segoe UI"/>
        </w:rPr>
        <w:t>.</w:t>
      </w:r>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sidRPr="285A2F06">
        <w:rPr>
          <w:rFonts w:eastAsia="Segoe UI" w:cs="Segoe UI"/>
        </w:rPr>
        <w:t xml:space="preserve">50 by 2034.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r w:rsidRPr="285A2F06">
        <w:rPr>
          <w:rFonts w:eastAsia="Segoe UI" w:cs="Segoe UI"/>
        </w:rPr>
        <w:t xml:space="preserve">rebate, </w:t>
      </w:r>
      <w:r>
        <w:rPr>
          <w:rFonts w:eastAsia="Segoe UI" w:cs="Segoe UI"/>
        </w:rPr>
        <w:t>to support</w:t>
      </w:r>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sidRPr="285A2F06">
        <w:rPr>
          <w:rFonts w:eastAsia="Segoe UI" w:cs="Segoe UI"/>
        </w:rPr>
        <w:t>By convention, revenues recycled macroeconomically</w:t>
      </w:r>
      <w:r>
        <w:rPr>
          <w:rFonts w:eastAsia="Segoe UI" w:cs="Segoe UI"/>
        </w:rPr>
        <w:t xml:space="preserve"> </w:t>
      </w:r>
      <w:r w:rsidRPr="285A2F06">
        <w:rPr>
          <w:rFonts w:eastAsia="Segoe UI" w:cs="Segoe UI"/>
        </w:rPr>
        <w:t>—for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Copilot"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Copilot" w:date="2026-10-02T19:15:11Z">
        <w:r>
          <w:rPr>
            <w:rFonts w:eastAsia="Segoe UI" w:cs="Segoe UI"/>
          </w:rPr>
          <w:t xml:space="preserve">USD6.8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Copilot" w:date="2026-10-02T19:15:11Z">
        <w:r>
          <w:rPr>
            <w:rFonts w:eastAsia="Segoe UI" w:cs="Segoe UI"/>
          </w:rPr>
          <w:delText>USD</w:delText>
        </w:r>
        <w:r w:rsidRPr="285A2F06">
          <w:rPr>
            <w:rFonts w:eastAsia="Segoe UI" w:cs="Segoe UI"/>
          </w:rPr>
          <w:delText xml:space="preserve">5.2</w:delText>
        </w:r>
      </w:del>
      <w:ins w:id="9010" w:author="Copilot" w:date="2026-10-02T19:15:11Z">
        <w:r>
          <w:rPr>
            <w:rFonts w:eastAsia="Segoe UI" w:cs="Segoe UI"/>
          </w:rPr>
          <w:t xml:space="preserve">USD6.2</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Copilot" w:date="2026-10-02T19:15:11Z">
        <w:r>
          <w:rPr>
            <w:rFonts w:eastAsia="Segoe UI" w:cs="Segoe UI"/>
          </w:rPr>
          <w:delText>USD</w:delText>
        </w:r>
        <w:r w:rsidRPr="285A2F06">
          <w:rPr>
            <w:rFonts w:eastAsia="Segoe UI" w:cs="Segoe UI"/>
          </w:rPr>
          <w:delText xml:space="preserve">1.1</w:delText>
        </w:r>
      </w:del>
      <w:ins w:id="9012" w:author="Copilot" w:date="2026-10-02T19:15:11Z">
        <w:r>
          <w:rPr>
            <w:rFonts w:eastAsia="Segoe UI" w:cs="Segoe UI"/>
          </w:rPr>
          <w:t xml:space="preserve">USD1.5</w:t>
        </w:r>
      </w:ins>
      <w:r w:rsidRPr="285A2F06">
        <w:rPr>
          <w:rFonts w:eastAsia="Segoe UI" w:cs="Segoe UI"/>
        </w:rPr>
        <w:t xml:space="preserve"> billion, reflecting its narrower base. The two remaining downstream designs raise </w:t>
      </w:r>
      <w:del w:id="9013" w:author="Copilot" w:date="2026-10-02T19:15:11Z">
        <w:r w:rsidRPr="285A2F06">
          <w:rPr>
            <w:rFonts w:eastAsia="Segoe UI" w:cs="Segoe UI"/>
          </w:rPr>
          <w:delText xml:space="preserve">no</w:delText>
        </w:r>
      </w:del>
      <w:ins w:id="9014" w:author="Copilot" w:date="2026-10-02T19:15:11Z">
        <w:r>
          <w:rPr>
            <w:rFonts w:eastAsia="Segoe UI" w:cs="Segoe UI"/>
          </w:rPr>
          <w:t xml:space="preserve">little or no</w:t>
        </w:r>
      </w:ins>
      <w:r w:rsidRPr="285A2F06">
        <w:rPr>
          <w:rFonts w:eastAsia="Segoe UI" w:cs="Segoe UI"/>
        </w:rPr>
        <w:t xml:space="preserve"> carbon revenue: free allocation for CBAM producers (3B) </w:t>
      </w:r>
      <w:del w:id="9015" w:author="Copilot" w:date="2026-10-02T19:15:11Z">
        <w:r w:rsidRPr="285A2F06">
          <w:rPr>
            <w:rFonts w:eastAsia="Segoe UI" w:cs="Segoe UI"/>
          </w:rPr>
          <w:delText xml:space="preserve">and</w:delText>
        </w:r>
      </w:del>
      <w:ins w:id="9016" w:author="Copilot" w:date="2026-10-02T19:15:11Z">
        <w:r>
          <w:rPr>
            <w:rFonts w:eastAsia="Segoe UI" w:cs="Segoe UI"/>
          </w:rPr>
          <w:t xml:space="preserve">raises USD0.3 billion and</w:t>
        </w:r>
      </w:ins>
      <w:r w:rsidRPr="285A2F06">
        <w:rPr>
          <w:rFonts w:eastAsia="Segoe UI" w:cs="Segoe UI"/>
        </w:rPr>
        <w:t xml:space="preserve"> the rebate for industrial abatement (3C) </w:t>
      </w:r>
      <w:del w:id="9017" w:author="Copilot" w:date="2026-10-02T19:15:11Z">
        <w:r w:rsidRPr="285A2F06">
          <w:rPr>
            <w:rFonts w:eastAsia="Segoe UI" w:cs="Segoe UI"/>
          </w:rPr>
          <w:delText xml:space="preserve">both</w:delText>
        </w:r>
      </w:del>
      <w:ins w:id="9018" w:author="Copilot" w:date="2026-10-02T19:15:11Z">
        <w:r>
          <w:rPr>
            <w:rFonts w:eastAsia="Segoe UI" w:cs="Segoe UI"/>
          </w:rPr>
          <w:t xml:space="preserve">none,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Copilot"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Copilot" w:date="2026-10-02T19:15:11Z">
        <w:r>
          <w:rPr>
            <w:rFonts w:eastAsia="Segoe UI" w:cs="Segoe UI"/>
            <w:b/>
            <w:bCs/>
          </w:rPr>
          <w:t xml:space="preserve">12.7 to 31.8</w:t>
        </w:r>
      </w:ins>
      <w:commentRangeEnd w:id="1"/>
      <w:r w:rsidRPr="285A2F06">
        <w:rPr>
          <w:rStyle w:val="CommentReference"/>
          <w:rFonts w:eastAsia="Segoe UI" w:cs="Segoe UI"/>
          <w:b/>
          <w:bCs/>
          <w:sz w:val="22"/>
          <w:szCs w:val="22"/>
        </w:rPr>
        <w:commentReference w:id="1"/>
      </w:r>
      <w:r w:rsidRPr="285A2F06">
        <w:rPr>
          <w:rFonts w:eastAsia="Segoe UI" w:cs="Segoe UI"/>
          <w:b/>
          <w:bCs/>
        </w:rPr>
        <w:t xml:space="preserve"> MtCO₂ across the bundles,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Copilot"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Copilot" w:date="2026-10-02T19:15:11Z">
        <w:r>
          <w:rPr>
            <w:rFonts w:eastAsia="Segoe UI" w:cs="Segoe UI"/>
            <w:b/>
            <w:bCs/>
          </w:rPr>
          <w:t xml:space="preserve">5-13%</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Copilot" w:date="2026-10-02T19:15:11Z">
        <w:r w:rsidRPr="285A2F06">
          <w:rPr>
            <w:rFonts w:eastAsia="Segoe UI" w:cs="Segoe UI"/>
          </w:rPr>
          <w:delText>41.6 MtCO₂ (about 17</w:delText>
        </w:r>
        <w:r>
          <w:rPr>
            <w:rFonts w:eastAsia="Segoe UI" w:cs="Segoe UI"/>
          </w:rPr>
          <w:delText>%</w:delText>
        </w:r>
      </w:del>
      <w:ins w:id="9024" w:author="Copilot" w:date="2026-10-02T19:15:11Z">
        <w:r>
          <w:rPr>
            <w:rFonts w:eastAsia="Segoe UI" w:cs="Segoe UI"/>
          </w:rPr>
          <w:t xml:space="preserve">31.8 MtCO₂ (about 13%</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Copilot" w:date="2026-10-02T19:15:11Z">
        <w:r w:rsidRPr="285A2F06">
          <w:rPr>
            <w:rFonts w:eastAsia="Segoe UI" w:cs="Segoe UI"/>
          </w:rPr>
          <w:delText xml:space="preserve">16</w:delText>
        </w:r>
        <w:r>
          <w:rPr>
            <w:rFonts w:eastAsia="Segoe UI" w:cs="Segoe UI"/>
          </w:rPr>
          <w:delText xml:space="preserve">%</w:delText>
        </w:r>
      </w:del>
      <w:ins w:id="9026" w:author="Copilot" w:date="2026-10-02T19:15:11Z">
        <w:r>
          <w:rPr>
            <w:rFonts w:eastAsia="Segoe UI" w:cs="Segoe UI"/>
          </w:rPr>
          <w:t xml:space="preserve">11-12%</w:t>
        </w:r>
      </w:ins>
      <w:r>
        <w:rPr>
          <w:rFonts w:eastAsia="Segoe UI" w:cs="Segoe UI"/>
        </w:rPr>
        <w:t xml:space="preserve"> of national emissions</w:t>
      </w:r>
      <w:r w:rsidRPr="285A2F06">
        <w:rPr>
          <w:rFonts w:eastAsia="Segoe UI" w:cs="Segoe UI"/>
        </w:rPr>
        <w:t xml:space="preserve">: </w:t>
      </w:r>
      <w:del w:id="9027" w:author="Copilot" w:date="2026-10-02T19:15:11Z">
        <w:r w:rsidRPr="285A2F06">
          <w:rPr>
            <w:rFonts w:eastAsia="Segoe UI" w:cs="Segoe UI"/>
          </w:rPr>
          <w:delText xml:space="preserve">41</w:delText>
        </w:r>
      </w:del>
      <w:ins w:id="9028" w:author="Copilot" w:date="2026-10-02T19:15:11Z">
        <w:r>
          <w:rPr>
            <w:rFonts w:eastAsia="Segoe UI" w:cs="Segoe UI"/>
          </w:rPr>
          <w:t xml:space="preserve">29.3</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r>
        <w:rPr>
          <w:rFonts w:eastAsia="Segoe UI" w:cs="Segoe UI"/>
        </w:rPr>
        <w:t xml:space="preserve">nearly </w:t>
      </w:r>
      <w:del w:id="9029" w:author="Copilot" w:date="2026-10-02T19:15:11Z">
        <w:r w:rsidRPr="285A2F06">
          <w:rPr>
            <w:rFonts w:eastAsia="Segoe UI" w:cs="Segoe UI"/>
          </w:rPr>
          <w:delText xml:space="preserve">39</w:delText>
        </w:r>
      </w:del>
      <w:ins w:id="9030" w:author="Copilot" w:date="2026-10-02T19:15:11Z">
        <w:r>
          <w:rPr>
            <w:rFonts w:eastAsia="Segoe UI" w:cs="Segoe UI"/>
          </w:rPr>
          <w:t xml:space="preserve">28</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sidRPr="285A2F06">
        <w:rPr>
          <w:rFonts w:eastAsia="Segoe UI" w:cs="Segoe UI"/>
        </w:rPr>
        <w:t>he downstream-only options</w:t>
      </w:r>
      <w:r>
        <w:rPr>
          <w:rFonts w:eastAsia="Segoe UI" w:cs="Segoe UI"/>
        </w:rPr>
        <w:t xml:space="preserve"> reduce emissions less because they cover</w:t>
      </w:r>
      <w:r w:rsidRPr="285A2F06">
        <w:rPr>
          <w:rFonts w:eastAsia="Segoe UI" w:cs="Segoe UI"/>
        </w:rPr>
        <w:t xml:space="preserve"> a narrower industrial base</w:t>
      </w:r>
      <w:r>
        <w:rPr>
          <w:rFonts w:eastAsia="Segoe UI" w:cs="Segoe UI"/>
        </w:rPr>
        <w:t>. T</w:t>
      </w:r>
      <w:r w:rsidRPr="285A2F06">
        <w:rPr>
          <w:rFonts w:eastAsia="Segoe UI" w:cs="Segoe UI"/>
        </w:rPr>
        <w:t xml:space="preserve">he industrial carbon price with abatement rebate (3C) </w:t>
      </w:r>
      <w:r>
        <w:rPr>
          <w:rFonts w:eastAsia="Segoe UI" w:cs="Segoe UI"/>
        </w:rPr>
        <w:t>cuts emissions by</w:t>
      </w:r>
      <w:r w:rsidRPr="285A2F06">
        <w:rPr>
          <w:rFonts w:eastAsia="Segoe UI" w:cs="Segoe UI"/>
        </w:rPr>
        <w:t xml:space="preserve"> </w:t>
      </w:r>
      <w:del w:id="9031" w:author="Copilot" w:date="2026-10-02T19:15:11Z">
        <w:r w:rsidRPr="285A2F06">
          <w:rPr>
            <w:rFonts w:eastAsia="Segoe UI" w:cs="Segoe UI"/>
          </w:rPr>
          <w:delText xml:space="preserve">24.5 MtCO₂ (about 10</w:delText>
        </w:r>
        <w:r>
          <w:rPr>
            <w:rFonts w:eastAsia="Segoe UI" w:cs="Segoe UI"/>
          </w:rPr>
          <w:delText>%</w:delText>
        </w:r>
      </w:del>
      <w:ins w:id="9032" w:author="Copilot" w:date="2026-10-02T19:15:11Z">
        <w:r>
          <w:rPr>
            <w:rFonts w:eastAsia="Segoe UI" w:cs="Segoe UI"/>
          </w:rPr>
          <w:t xml:space="preserve">22.6 MtCO₂ (about 9%</w:t>
        </w:r>
      </w:ins>
      <w:r w:rsidRPr="285A2F06">
        <w:rPr>
          <w:rFonts w:eastAsia="Segoe UI" w:cs="Segoe UI"/>
        </w:rPr>
        <w:t xml:space="preserve">),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at </w:t>
      </w:r>
      <w:del w:id="9033" w:author="Copilot" w:date="2026-10-02T19:15:11Z">
        <w:r w:rsidRPr="285A2F06">
          <w:rPr>
            <w:rFonts w:eastAsia="Segoe UI" w:cs="Segoe UI"/>
          </w:rPr>
          <w:delText>21.5 MtCO₂ (about 9</w:delText>
        </w:r>
        <w:r>
          <w:rPr>
            <w:rFonts w:eastAsia="Segoe UI" w:cs="Segoe UI"/>
          </w:rPr>
          <w:delText>%</w:delText>
        </w:r>
      </w:del>
      <w:ins w:id="9034" w:author="Copilot" w:date="2026-10-02T19:15:11Z">
        <w:r>
          <w:rPr>
            <w:rFonts w:eastAsia="Segoe UI" w:cs="Segoe UI"/>
          </w:rPr>
          <w:t xml:space="preserve">18.2 MtCO₂ (about 7%</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free-allocation design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Copilot" w:date="2026-10-02T19:15:11Z">
        <w:r w:rsidRPr="285A2F06">
          <w:rPr>
            <w:rFonts w:eastAsia="Segoe UI" w:cs="Segoe UI"/>
          </w:rPr>
          <w:delText>13.6</w:delText>
        </w:r>
      </w:del>
      <w:ins w:id="9036" w:author="Copilot" w:date="2026-10-02T19:15:11Z">
        <w:r>
          <w:rPr>
            <w:rFonts w:eastAsia="Segoe UI" w:cs="Segoe UI"/>
          </w:rPr>
          <w:t xml:space="preserve">12.7</w:t>
        </w:r>
      </w:ins>
      <w:commentRangeEnd w:id="2"/>
      <w:r w:rsidRPr="285A2F06">
        <w:rPr>
          <w:rStyle w:val="CommentReference"/>
          <w:rFonts w:eastAsia="Segoe UI" w:cs="Segoe UI"/>
          <w:sz w:val="22"/>
          <w:szCs w:val="22"/>
        </w:rPr>
        <w:commentReference w:id="2"/>
      </w:r>
      <w:r w:rsidRPr="285A2F06">
        <w:rPr>
          <w:rFonts w:eastAsia="Segoe UI" w:cs="Segoe UI"/>
        </w:rPr>
        <w:t xml:space="preserve"> MtCO₂ (about 5</w:t>
      </w:r>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r w:rsidRPr="000B0270">
        <w:rPr>
          <w:rFonts w:eastAsia="Segoe UI" w:cs="Segoe UI"/>
          <w:b/>
          <w:bCs/>
        </w:rPr>
        <w:t xml:space="preserve">The bundles differ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Copilot" w:date="2026-10-02T19:15:11Z">
        <w:r>
          <w:rPr>
            <w:rFonts w:eastAsia="Segoe UI" w:cs="Segoe UI"/>
          </w:rPr>
          <w:delText xml:space="preserve">8</w:delText>
        </w:r>
      </w:del>
      <w:ins w:id="9038" w:author="Copilot" w:date="2026-10-02T19:15:11Z">
        <w:r>
          <w:rPr>
            <w:rFonts w:eastAsia="Segoe UI" w:cs="Segoe UI"/>
          </w:rPr>
          <w:t xml:space="preserve">6</w:t>
        </w:r>
      </w:ins>
      <w:r w:rsidRPr="285A2F06">
        <w:rPr>
          <w:rFonts w:eastAsia="Segoe UI" w:cs="Segoe UI"/>
        </w:rPr>
        <w:t xml:space="preserve"> to 30</w:t>
      </w:r>
      <w:r>
        <w:rPr>
          <w:rFonts w:eastAsia="Segoe UI" w:cs="Segoe UI"/>
        </w:rPr>
        <w:t>%,</w:t>
      </w:r>
      <w:r w:rsidRPr="285A2F06">
        <w:rPr>
          <w:rFonts w:eastAsia="Segoe UI" w:cs="Segoe UI"/>
        </w:rPr>
        <w:t xml:space="preserve"> depending on sector</w:t>
      </w:r>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r>
        <w:rPr>
          <w:rFonts w:eastAsia="Segoe UI" w:cs="Segoe UI"/>
        </w:rPr>
        <w:t xml:space="preserve">industrial carbon </w:t>
      </w:r>
      <w:r w:rsidRPr="285A2F06">
        <w:rPr>
          <w:rFonts w:eastAsia="Segoe UI" w:cs="Segoe UI"/>
        </w:rPr>
        <w:t xml:space="preserve">intensity reductions of </w:t>
      </w:r>
      <w:r>
        <w:rPr>
          <w:rFonts w:eastAsia="Segoe UI" w:cs="Segoe UI"/>
        </w:rPr>
        <w:t xml:space="preserve">nearly </w:t>
      </w:r>
      <w:del w:id="9039" w:author="Copilot" w:date="2026-10-02T19:15:11Z">
        <w:r>
          <w:rPr>
            <w:rFonts w:eastAsia="Segoe UI" w:cs="Segoe UI"/>
          </w:rPr>
          <w:delText xml:space="preserve">8%</w:delText>
        </w:r>
      </w:del>
      <w:ins w:id="9040" w:author="Copilot" w:date="2026-10-02T19:15:11Z">
        <w:r>
          <w:rPr>
            <w:rFonts w:eastAsia="Segoe UI" w:cs="Segoe UI"/>
          </w:rPr>
          <w:t xml:space="preserve">7%</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Copilot" w:date="2026-10-02T19:15:11Z">
        <w:r w:rsidRPr="285A2F06">
          <w:rPr>
            <w:rFonts w:eastAsia="Segoe UI" w:cs="Segoe UI"/>
          </w:rPr>
          <w:delText xml:space="preserve">26</w:delText>
        </w:r>
        <w:r>
          <w:rPr>
            <w:rFonts w:eastAsia="Segoe UI" w:cs="Segoe UI"/>
          </w:rPr>
          <w:delText xml:space="preserve">%</w:delText>
        </w:r>
      </w:del>
      <w:ins w:id="9042" w:author="Copilot" w:date="2026-10-02T19:15:11Z">
        <w:r>
          <w:rPr>
            <w:rFonts w:eastAsia="Segoe UI" w:cs="Segoe UI"/>
          </w:rPr>
          <w:t xml:space="preserve">25%</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w:t>
      </w:r>
      <w:del w:id="9043" w:author="Copilot" w:date="2026-10-02T19:15:11Z">
        <w:r>
          <w:rPr>
            <w:rFonts w:eastAsia="Segoe UI" w:cs="Segoe UI"/>
          </w:rPr>
          <w:delText xml:space="preserve">8%</w:delText>
        </w:r>
      </w:del>
      <w:ins w:id="9044" w:author="Copilot" w:date="2026-10-02T19:15:11Z">
        <w:r>
          <w:rPr>
            <w:rFonts w:eastAsia="Segoe UI" w:cs="Segoe UI"/>
          </w:rPr>
          <w:t xml:space="preserve">6%</w:t>
        </w:r>
      </w:ins>
      <w:r>
        <w:rPr>
          <w:rFonts w:eastAsia="Segoe UI" w:cs="Segoe UI"/>
        </w:rPr>
        <w:t xml:space="preserve">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sidRPr="285A2F06">
        <w:rPr>
          <w:rFonts w:eastAsia="Segoe UI" w:cs="Segoe UI"/>
        </w:rPr>
        <w:t xml:space="preserve"> of CBAM sector</w:t>
      </w:r>
      <w:r>
        <w:rPr>
          <w:rFonts w:eastAsia="Segoe UI" w:cs="Segoe UI"/>
        </w:rPr>
        <w:t xml:space="preserve"> emission</w:t>
      </w:r>
      <w:r w:rsidRPr="285A2F06">
        <w:rPr>
          <w:rFonts w:eastAsia="Segoe UI" w:cs="Segoe UI"/>
        </w:rPr>
        <w:t>s</w:t>
      </w:r>
      <w:r>
        <w:rPr>
          <w:rFonts w:eastAsia="Segoe UI" w:cs="Segoe UI"/>
        </w:rPr>
        <w:t>—those related to fuel combustion—</w:t>
      </w:r>
      <w:r w:rsidRPr="285A2F06">
        <w:rPr>
          <w:rFonts w:eastAsia="Segoe UI" w:cs="Segoe UI"/>
        </w:rPr>
        <w:t xml:space="preserve">and therefore deliver a smaller intensity reduction of </w:t>
      </w:r>
      <w:del w:id="9045" w:author="Copilot" w:date="2026-10-02T19:15:11Z">
        <w:r>
          <w:rPr>
            <w:rFonts w:eastAsia="Segoe UI" w:cs="Segoe UI"/>
          </w:rPr>
          <w:delText xml:space="preserve">nearly 6%</w:delText>
        </w:r>
      </w:del>
      <w:ins w:id="9046" w:author="Copilot"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Copilot" w:date="2026-10-02T19:15:11Z">
        <w:r w:rsidRPr="285A2F06">
          <w:rPr>
            <w:rFonts w:eastAsia="Segoe UI" w:cs="Segoe UI"/>
          </w:rPr>
          <w:delText xml:space="preserve">1</w:delText>
        </w:r>
        <w:r>
          <w:rPr>
            <w:rFonts w:eastAsia="Segoe UI" w:cs="Segoe UI"/>
          </w:rPr>
          <w:delText>4%</w:delText>
        </w:r>
      </w:del>
      <w:ins w:id="9048" w:author="Copilot" w:date="2026-10-02T19:15:11Z">
        <w:r>
          <w:rPr>
            <w:rFonts w:eastAsia="Segoe UI" w:cs="Segoe UI"/>
          </w:rPr>
          <w:t xml:space="preserve">13%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sidRPr="285A2F06">
        <w:rPr>
          <w:rFonts w:eastAsia="Segoe UI" w:cs="Segoe UI"/>
        </w:rPr>
        <w:t>price combined with a rebate for industrial abatement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r w:rsidRPr="285A2F06">
        <w:rPr>
          <w:rFonts w:eastAsia="Segoe UI" w:cs="Segoe UI"/>
        </w:rPr>
        <w:t xml:space="preserve"> 13</w:t>
      </w:r>
      <w:r>
        <w:rPr>
          <w:rFonts w:eastAsia="Segoe UI" w:cs="Segoe UI"/>
        </w:rPr>
        <w:t>%</w:t>
      </w:r>
      <w:r w:rsidRPr="285A2F06">
        <w:rPr>
          <w:rFonts w:eastAsia="Segoe UI" w:cs="Segoe UI"/>
        </w:rPr>
        <w:t xml:space="preserve"> and obligations</w:t>
      </w:r>
      <w:r>
        <w:rPr>
          <w:rFonts w:eastAsia="Segoe UI" w:cs="Segoe UI"/>
        </w:rPr>
        <w:t xml:space="preserve"> by</w:t>
      </w:r>
      <w:r w:rsidRPr="285A2F06">
        <w:rPr>
          <w:rFonts w:eastAsia="Segoe UI" w:cs="Segoe UI"/>
        </w:rPr>
        <w:t xml:space="preserve"> 30</w:t>
      </w:r>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It can also improve employment outcomes</w:t>
      </w:r>
      <w:r>
        <w:rPr>
          <w:rStyle w:val="FootnoteReference"/>
          <w:rFonts w:cs="Times New Roman"/>
        </w:rPr>
        <w:footnoteReference w:id="2"/>
      </w:r>
      <w:r>
        <w:rPr>
          <w:rFonts w:cs="Times New Roman"/>
        </w:rPr>
        <w:t xml:space="preserve">  by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or to 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liabilities.</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Copilot"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Copilot" w:date="2026-10-02T19:15:11Z">
        <w:r>
          <w:rPr>
            <w:rFonts w:eastAsia="Segoe UI" w:cs="Segoe UI"/>
          </w:rPr>
          <w:t xml:space="preserve">410 to 1,631</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Copilot"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Copilot" w:date="2026-10-02T19:15:11Z">
        <w:r>
          <w:rPr>
            <w:rFonts w:eastAsia="Segoe UI" w:cs="Segoe UI"/>
          </w:rPr>
          <w:t xml:space="preserve">a health gain of 1,564</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Copilot" w:date="2026-10-02T19:15:11Z">
        <w:r w:rsidRPr="285A2F06">
          <w:rPr>
            <w:rFonts w:eastAsia="Segoe UI" w:cs="Segoe UI"/>
          </w:rPr>
          <w:delText xml:space="preserve">follow closely:</w:delText>
        </w:r>
      </w:del>
      <w:ins w:id="9054" w:author="Copilot" w:date="2026-10-02T19:15:11Z">
        <w:r>
          <w:rPr>
            <w:rFonts w:eastAsia="Segoe UI" w:cs="Segoe UI"/>
          </w:rPr>
          <w:t xml:space="preserve">yield similar gains:</w:t>
        </w:r>
      </w:ins>
      <w:r w:rsidRPr="285A2F06">
        <w:rPr>
          <w:rFonts w:eastAsia="Segoe UI" w:cs="Segoe UI"/>
        </w:rPr>
        <w:t xml:space="preserve"> the household-recycling variant (2B) avoids 1,631 </w:t>
      </w:r>
      <w:del w:id="9055" w:author="Copilot" w:date="2026-10-02T19:15:11Z">
        <w:r w:rsidRPr="285A2F06">
          <w:rPr>
            <w:rFonts w:eastAsia="Segoe UI" w:cs="Segoe UI"/>
          </w:rPr>
          <w:delText xml:space="preserve">deaths</w:delText>
        </w:r>
      </w:del>
      <w:ins w:id="9056" w:author="Copilot"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r w:rsidRPr="285A2F06">
        <w:rPr>
          <w:rFonts w:eastAsia="Segoe UI" w:cs="Segoe UI"/>
        </w:rPr>
        <w:t>1,564</w:t>
      </w:r>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sidRPr="285A2F06">
        <w:rPr>
          <w:rFonts w:eastAsia="Segoe UI" w:cs="Segoe UI"/>
        </w:rPr>
        <w:t xml:space="preserve"> their slightly different effects on energy demand. The downstream heavy</w:t>
      </w:r>
      <w:r>
        <w:rPr>
          <w:rFonts w:eastAsia="Segoe UI" w:cs="Segoe UI"/>
        </w:rPr>
        <w:t>-</w:t>
      </w:r>
      <w:r w:rsidRPr="285A2F06">
        <w:rPr>
          <w:rFonts w:eastAsia="Segoe UI" w:cs="Segoe UI"/>
        </w:rPr>
        <w:t xml:space="preserve">industry options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r w:rsidRPr="00B86B2B">
        <w:rPr>
          <w:rFonts w:eastAsia="Segoe UI" w:cs="Segoe UI"/>
        </w:rPr>
        <w:t>Among these options,</w:t>
      </w:r>
      <w:r>
        <w:rPr>
          <w:rFonts w:eastAsia="Segoe UI" w:cs="Segoe UI"/>
        </w:rPr>
        <w:t xml:space="preserve"> </w:t>
      </w:r>
      <w:r w:rsidRPr="285A2F06">
        <w:rPr>
          <w:rFonts w:eastAsia="Segoe UI" w:cs="Segoe UI"/>
        </w:rPr>
        <w:t xml:space="preserve">the industrial abatement rebate (3C) avoids </w:t>
      </w:r>
      <w:del w:id="9057" w:author="Copilot" w:date="2026-10-02T19:15:11Z">
        <w:r w:rsidRPr="285A2F06">
          <w:rPr>
            <w:rFonts w:eastAsia="Segoe UI" w:cs="Segoe UI"/>
          </w:rPr>
          <w:delText xml:space="preserve">621</w:delText>
        </w:r>
      </w:del>
      <w:ins w:id="9058" w:author="Copilot" w:date="2026-10-02T19:15:11Z">
        <w:r>
          <w:rPr>
            <w:rFonts w:eastAsia="Segoe UI" w:cs="Segoe UI"/>
          </w:rPr>
          <w:t xml:space="preserve">633</w:t>
        </w:r>
      </w:ins>
      <w:r w:rsidRPr="285A2F06">
        <w:rPr>
          <w:rFonts w:eastAsia="Segoe UI" w:cs="Segoe UI"/>
        </w:rPr>
        <w:t xml:space="preserve"> deaths,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with </w:t>
      </w:r>
      <w:r w:rsidRPr="285A2F06">
        <w:rPr>
          <w:rFonts w:eastAsia="Segoe UI" w:cs="Segoe UI"/>
        </w:rPr>
        <w:t xml:space="preserve">546, and the free-allocation design (3B) </w:t>
      </w:r>
      <w:r>
        <w:rPr>
          <w:rFonts w:eastAsia="Segoe UI" w:cs="Segoe UI"/>
        </w:rPr>
        <w:t>with</w:t>
      </w:r>
      <w:r w:rsidRPr="285A2F06">
        <w:rPr>
          <w:rFonts w:eastAsia="Segoe UI" w:cs="Segoe UI"/>
        </w:rPr>
        <w:t xml:space="preserve"> </w:t>
      </w:r>
      <w:del w:id="9059" w:author="Copilot" w:date="2026-10-02T19:15:11Z">
        <w:r w:rsidRPr="285A2F06">
          <w:rPr>
            <w:rFonts w:eastAsia="Segoe UI" w:cs="Segoe UI"/>
          </w:rPr>
          <w:delText xml:space="preserve">345</w:delText>
        </w:r>
      </w:del>
      <w:ins w:id="9060" w:author="Copilot" w:date="2026-10-02T19:15:11Z">
        <w:r>
          <w:rPr>
            <w:rFonts w:eastAsia="Segoe UI" w:cs="Segoe UI"/>
          </w:rPr>
          <w:t xml:space="preserve">410</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Summary of tradeoffs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T</w:t>
      </w:r>
      <w:r w:rsidRPr="285A2F06">
        <w:rPr>
          <w:rFonts w:eastAsia="Segoe UI" w:cs="Segoe UI"/>
        </w:rPr>
        <w:t xml:space="preserve">he six bundles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r w:rsidRPr="006D67BD">
        <w:rPr>
          <w:rFonts w:eastAsia="Segoe UI" w:cs="Segoe UI"/>
          <w:b/>
          <w:bCs/>
        </w:rPr>
        <w:t xml:space="preserve">the </w:t>
      </w:r>
      <w:r>
        <w:rPr>
          <w:rFonts w:eastAsia="Segoe UI" w:cs="Segoe UI"/>
          <w:b/>
          <w:bCs/>
        </w:rPr>
        <w:t>options</w:t>
      </w:r>
      <w:r w:rsidRPr="006D67BD">
        <w:rPr>
          <w:rFonts w:eastAsia="Segoe UI" w:cs="Segoe UI"/>
          <w:b/>
          <w:bCs/>
        </w:rPr>
        <w:t xml:space="preserve"> that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sidRPr="006D67BD">
        <w:rPr>
          <w:rFonts w:eastAsia="Segoe UI" w:cs="Segoe UI"/>
          <w:b/>
          <w:bCs/>
        </w:rPr>
        <w:t xml:space="preserve"> most, and no single option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sidRPr="285A2F06">
        <w:rPr>
          <w:rFonts w:eastAsia="Segoe UI" w:cs="Segoe UI"/>
        </w:rPr>
        <w:t xml:space="preserve"> the most balanced </w:t>
      </w:r>
      <w:r>
        <w:rPr>
          <w:rFonts w:eastAsia="Segoe UI" w:cs="Segoe UI"/>
        </w:rPr>
        <w:t xml:space="preserve">option. It </w:t>
      </w:r>
      <w:r w:rsidRPr="285A2F06">
        <w:rPr>
          <w:rFonts w:eastAsia="Segoe UI" w:cs="Segoe UI"/>
        </w:rPr>
        <w:t xml:space="preserve"> combin</w:t>
      </w:r>
      <w:r>
        <w:rPr>
          <w:rFonts w:eastAsia="Segoe UI" w:cs="Segoe UI"/>
        </w:rPr>
        <w:t xml:space="preserve">es </w:t>
      </w:r>
      <w:r w:rsidRPr="285A2F06">
        <w:rPr>
          <w:rFonts w:eastAsia="Segoe UI" w:cs="Segoe UI"/>
        </w:rPr>
        <w:t xml:space="preserve">the broadest emissions coverage with the largest emissions reductions (</w:t>
      </w:r>
      <w:del w:id="9061" w:author="Copilot" w:date="2026-10-02T19:15:11Z">
        <w:r w:rsidRPr="285A2F06">
          <w:rPr>
            <w:rFonts w:eastAsia="Segoe UI" w:cs="Segoe UI"/>
          </w:rPr>
          <w:delText xml:space="preserve">41.6</w:delText>
        </w:r>
      </w:del>
      <w:ins w:id="9062" w:author="Copilot" w:date="2026-10-02T19:15:11Z">
        <w:r>
          <w:rPr>
            <w:rFonts w:eastAsia="Segoe UI" w:cs="Segoe UI"/>
          </w:rPr>
          <w:t xml:space="preserve">31.8</w:t>
        </w:r>
      </w:ins>
      <w:r w:rsidRPr="285A2F06">
        <w:rPr>
          <w:rFonts w:eastAsia="Segoe UI" w:cs="Segoe UI"/>
        </w:rPr>
        <w:t xml:space="preserve"> MtCO₂), highest carbon revenues (</w:t>
      </w:r>
      <w:del w:id="9063" w:author="Copilot" w:date="2026-10-02T19:15:11Z">
        <w:r>
          <w:rPr>
            <w:rFonts w:eastAsia="Segoe UI" w:cs="Segoe UI"/>
          </w:rPr>
          <w:delText>USD</w:delText>
        </w:r>
        <w:r w:rsidRPr="285A2F06">
          <w:rPr>
            <w:rFonts w:eastAsia="Segoe UI" w:cs="Segoe UI"/>
          </w:rPr>
          <w:delText xml:space="preserve">5.8</w:delText>
        </w:r>
      </w:del>
      <w:ins w:id="9064" w:author="Copilot" w:date="2026-10-02T19:15:11Z">
        <w:r>
          <w:rPr>
            <w:rFonts w:eastAsia="Segoe UI" w:cs="Segoe UI"/>
          </w:rPr>
          <w:t xml:space="preserve">USD6.8</w:t>
        </w:r>
      </w:ins>
      <w:r w:rsidRPr="285A2F06">
        <w:rPr>
          <w:rFonts w:eastAsia="Segoe UI" w:cs="Segoe UI"/>
        </w:rPr>
        <w:t xml:space="preserve"> billion), and </w:t>
      </w:r>
      <w:del w:id="9065" w:author="Copilot" w:date="2026-10-02T19:15:11Z">
        <w:r w:rsidRPr="285A2F06">
          <w:rPr>
            <w:rFonts w:eastAsia="Segoe UI" w:cs="Segoe UI"/>
          </w:rPr>
          <w:delText xml:space="preserve">greatest air pollution co-benefits (1,656</w:delText>
        </w:r>
      </w:del>
      <w:ins w:id="9066" w:author="Copilot" w:date="2026-10-02T19:15:11Z">
        <w:r>
          <w:rPr>
            <w:rFonts w:eastAsia="Segoe UI" w:cs="Segoe UI"/>
          </w:rPr>
          <w:t xml:space="preserve">large air pollution co-benefits (1,564</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Copilot" w:date="2026-10-02T19:15:11Z">
        <w:r w:rsidRPr="285A2F06">
          <w:rPr>
            <w:rFonts w:eastAsia="Segoe UI" w:cs="Segoe UI"/>
          </w:rPr>
          <w:delText>26</w:delText>
        </w:r>
        <w:r>
          <w:rPr>
            <w:rFonts w:eastAsia="Segoe UI" w:cs="Segoe UI"/>
          </w:rPr>
          <w:delText>%</w:delText>
        </w:r>
      </w:del>
      <w:ins w:id="9068" w:author="Copilot" w:date="2026-10-02T19:15:11Z">
        <w:r>
          <w:rPr>
            <w:rFonts w:eastAsia="Segoe UI" w:cs="Segoe UI"/>
          </w:rPr>
          <w:t xml:space="preserve">25%</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Additional modeling that captures trade and industrial structure would help assess the tradeoffs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r>
        <w:rPr>
          <w:rFonts w:eastAsia="Segoe UI" w:cs="Segoe UI"/>
          <w:b/>
          <w:bCs/>
        </w:rPr>
        <w:t xml:space="preserve">by </w:t>
      </w:r>
      <w:r w:rsidRPr="00520A7E">
        <w:rPr>
          <w:rFonts w:eastAsia="Segoe UI" w:cs="Segoe UI"/>
          <w:b/>
          <w:bCs/>
        </w:rPr>
        <w:t>30</w:t>
      </w:r>
      <w:r>
        <w:rPr>
          <w:rFonts w:eastAsia="Segoe UI" w:cs="Segoe UI"/>
          <w:b/>
          <w:bCs/>
        </w:rPr>
        <w:t>%.</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sidRPr="285A2F06">
        <w:rPr>
          <w:rFonts w:eastAsia="Segoe UI" w:cs="Segoe UI"/>
        </w:rPr>
        <w:t>free allocation (3B), protects competitiveness but undermines both revenue and CBAM relief.</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r w:rsidRPr="000F2B3D">
        <w:rPr>
          <w:rFonts w:eastAsia="Segoe UI" w:cs="Segoe UI"/>
          <w:b/>
          <w:bCs/>
        </w:rPr>
        <w:t xml:space="preserve">"best" bundle depends on </w:t>
      </w:r>
      <w:r>
        <w:rPr>
          <w:rFonts w:eastAsia="Segoe UI" w:cs="Segoe UI"/>
          <w:b/>
          <w:bCs/>
        </w:rPr>
        <w:t>the priority</w:t>
      </w:r>
      <w:r w:rsidRPr="000F2B3D">
        <w:rPr>
          <w:rFonts w:eastAsia="Segoe UI" w:cs="Segoe UI"/>
          <w:b/>
          <w:bCs/>
        </w:rPr>
        <w:t>.</w:t>
      </w:r>
      <w:r w:rsidRPr="285A2F06">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design is most effective, </w:t>
      </w:r>
      <w:r>
        <w:rPr>
          <w:rFonts w:eastAsia="Segoe UI" w:cs="Segoe UI"/>
        </w:rPr>
        <w:t>though</w:t>
      </w:r>
      <w:r w:rsidRPr="285A2F06">
        <w:rPr>
          <w:rFonts w:eastAsia="Segoe UI" w:cs="Segoe UI"/>
        </w:rPr>
        <w:t xml:space="preserve"> </w:t>
      </w:r>
      <w:r>
        <w:rPr>
          <w:rFonts w:eastAsia="Segoe UI" w:cs="Segoe UI"/>
        </w:rPr>
        <w:t xml:space="preserve">it </w:t>
      </w:r>
      <w:r w:rsidRPr="285A2F06">
        <w:rPr>
          <w:rFonts w:eastAsia="Segoe UI" w:cs="Segoe UI"/>
        </w:rPr>
        <w:t>forgoe</w:t>
      </w:r>
      <w:r>
        <w:rPr>
          <w:rFonts w:eastAsia="Segoe UI" w:cs="Segoe UI"/>
        </w:rPr>
        <w:t>s</w:t>
      </w:r>
      <w:r w:rsidRPr="285A2F06">
        <w:rPr>
          <w:rFonts w:eastAsia="Segoe UI" w:cs="Segoe UI"/>
        </w:rPr>
        <w:t xml:space="preserve"> revenue and health benefits.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sidRPr="285A2F06">
        <w:rPr>
          <w:rFonts w:eastAsia="Segoe UI" w:cs="Segoe UI"/>
        </w:rPr>
        <w:t>airing any of these options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